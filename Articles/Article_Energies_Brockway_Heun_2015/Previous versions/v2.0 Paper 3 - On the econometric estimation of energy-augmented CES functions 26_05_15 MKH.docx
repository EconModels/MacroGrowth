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57560" w14:textId="1B441A00" w:rsidR="00434658" w:rsidRDefault="00BC43EA" w:rsidP="00434658">
      <w:pPr>
        <w:pStyle w:val="Title"/>
      </w:pPr>
      <w:r w:rsidRPr="00E81558">
        <w:rPr>
          <w:b w:val="0"/>
          <w:i/>
          <w:noProof/>
          <w:color w:val="FF0000"/>
          <w:lang w:val="en-US" w:eastAsia="en-US"/>
        </w:rPr>
        <mc:AlternateContent>
          <mc:Choice Requires="wps">
            <w:drawing>
              <wp:anchor distT="0" distB="0" distL="114300" distR="114300" simplePos="0" relativeHeight="251665408" behindDoc="0" locked="0" layoutInCell="1" allowOverlap="1" wp14:anchorId="60B0C262" wp14:editId="4580B63B">
                <wp:simplePos x="0" y="0"/>
                <wp:positionH relativeFrom="column">
                  <wp:posOffset>-152400</wp:posOffset>
                </wp:positionH>
                <wp:positionV relativeFrom="paragraph">
                  <wp:posOffset>919480</wp:posOffset>
                </wp:positionV>
                <wp:extent cx="5648325" cy="16287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628775"/>
                        </a:xfrm>
                        <a:prstGeom prst="rect">
                          <a:avLst/>
                        </a:prstGeom>
                        <a:solidFill>
                          <a:srgbClr val="FFFFFF"/>
                        </a:solidFill>
                        <a:ln w="9525">
                          <a:solidFill>
                            <a:srgbClr val="000000"/>
                          </a:solidFill>
                          <a:miter lim="800000"/>
                          <a:headEnd/>
                          <a:tailEnd/>
                        </a:ln>
                      </wps:spPr>
                      <wps:txbx>
                        <w:txbxContent>
                          <w:p w14:paraId="74C53D37" w14:textId="77777777" w:rsidR="002742D9" w:rsidRPr="003D5E96" w:rsidRDefault="002742D9" w:rsidP="00434658">
                            <w:pPr>
                              <w:rPr>
                                <w:b/>
                              </w:rPr>
                            </w:pPr>
                            <w:r>
                              <w:rPr>
                                <w:b/>
                              </w:rPr>
                              <w:t>Highlights (</w:t>
                            </w:r>
                            <w:r>
                              <w:rPr>
                                <w:b/>
                                <w:i/>
                              </w:rPr>
                              <w:t>5x8</w:t>
                            </w:r>
                            <w:r w:rsidRPr="00EE39E1">
                              <w:rPr>
                                <w:b/>
                                <w:i/>
                              </w:rPr>
                              <w:t>5 char max</w:t>
                            </w:r>
                            <w:r>
                              <w:rPr>
                                <w:b/>
                              </w:rPr>
                              <w:t>)</w:t>
                            </w:r>
                          </w:p>
                          <w:p w14:paraId="4DCA5B92" w14:textId="77777777" w:rsidR="002742D9" w:rsidRDefault="002742D9" w:rsidP="00434658">
                            <w:pPr>
                              <w:pStyle w:val="ListParagraph"/>
                              <w:numPr>
                                <w:ilvl w:val="0"/>
                                <w:numId w:val="1"/>
                              </w:numPr>
                            </w:pPr>
                            <w:r>
                              <w:t xml:space="preserve">Macroeconomic Production Functions (MPF) remain heavily criticised </w:t>
                            </w:r>
                          </w:p>
                          <w:p w14:paraId="6727BBCA" w14:textId="77777777" w:rsidR="002742D9" w:rsidRDefault="002742D9" w:rsidP="00434658">
                            <w:pPr>
                              <w:pStyle w:val="ListParagraph"/>
                              <w:numPr>
                                <w:ilvl w:val="0"/>
                                <w:numId w:val="1"/>
                              </w:numPr>
                            </w:pPr>
                            <w:r>
                              <w:t>Yet MPFs are becoming more central to economic and energy policy</w:t>
                            </w:r>
                          </w:p>
                          <w:p w14:paraId="7A5C26B8" w14:textId="77777777" w:rsidR="002742D9" w:rsidRDefault="002742D9" w:rsidP="00434658">
                            <w:pPr>
                              <w:pStyle w:val="ListParagraph"/>
                              <w:numPr>
                                <w:ilvl w:val="0"/>
                                <w:numId w:val="1"/>
                              </w:numPr>
                            </w:pPr>
                            <w:r>
                              <w:t xml:space="preserve">In particular, energy augmented CES functions are increasingly used </w:t>
                            </w:r>
                          </w:p>
                          <w:p w14:paraId="3C466817" w14:textId="7582BAC7" w:rsidR="002742D9" w:rsidRDefault="002742D9" w:rsidP="00434658">
                            <w:pPr>
                              <w:pStyle w:val="ListParagraph"/>
                              <w:numPr>
                                <w:ilvl w:val="0"/>
                                <w:numId w:val="1"/>
                              </w:numPr>
                            </w:pPr>
                            <w:r>
                              <w:t xml:space="preserve">Yet guidance on their </w:t>
                            </w:r>
                            <w:r w:rsidR="00BC43EA">
                              <w:t xml:space="preserve">empirical </w:t>
                            </w:r>
                            <w:r>
                              <w:t>use is relatively scarce and disparate</w:t>
                            </w:r>
                          </w:p>
                          <w:p w14:paraId="408E5CE4" w14:textId="5BDAFD00" w:rsidR="002742D9" w:rsidRDefault="002742D9" w:rsidP="005A1F3C">
                            <w:pPr>
                              <w:pStyle w:val="ListParagraph"/>
                              <w:numPr>
                                <w:ilvl w:val="0"/>
                                <w:numId w:val="1"/>
                              </w:numPr>
                            </w:pPr>
                            <w:r>
                              <w:t xml:space="preserve">This paper </w:t>
                            </w:r>
                            <w:r w:rsidR="00BC43EA">
                              <w:t>reviews aspects of empirical</w:t>
                            </w:r>
                            <w:r>
                              <w:t xml:space="preserve"> energy-augmented CES </w:t>
                            </w:r>
                            <w:r w:rsidR="00BC43EA">
                              <w:t>studies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pt;margin-top:72.4pt;width:444.75pt;height:1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">
                <v:textbox>
                  <w:txbxContent>
                    <w:p w14:paraId="74C53D37" w14:textId="77777777" w:rsidR="002742D9" w:rsidRPr="003D5E96" w:rsidRDefault="002742D9" w:rsidP="00434658">
                      <w:pPr>
                        <w:rPr>
                          <w:b/>
                        </w:rPr>
                      </w:pPr>
                      <w:r>
                        <w:rPr>
                          <w:b/>
                        </w:rPr>
                        <w:t>Highlights (</w:t>
                      </w:r>
                      <w:r>
                        <w:rPr>
                          <w:b/>
                          <w:i/>
                        </w:rPr>
                        <w:t>5x8</w:t>
                      </w:r>
                      <w:r w:rsidRPr="00EE39E1">
                        <w:rPr>
                          <w:b/>
                          <w:i/>
                        </w:rPr>
                        <w:t>5 char max</w:t>
                      </w:r>
                      <w:r>
                        <w:rPr>
                          <w:b/>
                        </w:rPr>
                        <w:t>)</w:t>
                      </w:r>
                    </w:p>
                    <w:p w14:paraId="4DCA5B92" w14:textId="77777777" w:rsidR="002742D9" w:rsidRDefault="002742D9" w:rsidP="00434658">
                      <w:pPr>
                        <w:pStyle w:val="ListParagraph"/>
                        <w:numPr>
                          <w:ilvl w:val="0"/>
                          <w:numId w:val="1"/>
                        </w:numPr>
                      </w:pPr>
                      <w:r>
                        <w:t xml:space="preserve">Macroeconomic Production Functions (MPF) remain heavily criticised </w:t>
                      </w:r>
                    </w:p>
                    <w:p w14:paraId="6727BBCA" w14:textId="77777777" w:rsidR="002742D9" w:rsidRDefault="002742D9" w:rsidP="00434658">
                      <w:pPr>
                        <w:pStyle w:val="ListParagraph"/>
                        <w:numPr>
                          <w:ilvl w:val="0"/>
                          <w:numId w:val="1"/>
                        </w:numPr>
                      </w:pPr>
                      <w:r>
                        <w:t>Yet MPFs are becoming more central to economic and energy policy</w:t>
                      </w:r>
                    </w:p>
                    <w:p w14:paraId="7A5C26B8" w14:textId="77777777" w:rsidR="002742D9" w:rsidRDefault="002742D9" w:rsidP="00434658">
                      <w:pPr>
                        <w:pStyle w:val="ListParagraph"/>
                        <w:numPr>
                          <w:ilvl w:val="0"/>
                          <w:numId w:val="1"/>
                        </w:numPr>
                      </w:pPr>
                      <w:r>
                        <w:t xml:space="preserve">In particular, energy augmented CES functions are increasingly used </w:t>
                      </w:r>
                    </w:p>
                    <w:p w14:paraId="3C466817" w14:textId="7582BAC7" w:rsidR="002742D9" w:rsidRDefault="002742D9" w:rsidP="00434658">
                      <w:pPr>
                        <w:pStyle w:val="ListParagraph"/>
                        <w:numPr>
                          <w:ilvl w:val="0"/>
                          <w:numId w:val="1"/>
                        </w:numPr>
                      </w:pPr>
                      <w:r>
                        <w:t xml:space="preserve">Yet guidance on their </w:t>
                      </w:r>
                      <w:r w:rsidR="00BC43EA">
                        <w:t xml:space="preserve">empirical </w:t>
                      </w:r>
                      <w:r>
                        <w:t>use is relatively scarce and disparate</w:t>
                      </w:r>
                    </w:p>
                    <w:p w14:paraId="408E5CE4" w14:textId="5BDAFD00" w:rsidR="002742D9" w:rsidRDefault="002742D9" w:rsidP="005A1F3C">
                      <w:pPr>
                        <w:pStyle w:val="ListParagraph"/>
                        <w:numPr>
                          <w:ilvl w:val="0"/>
                          <w:numId w:val="1"/>
                        </w:numPr>
                      </w:pPr>
                      <w:r>
                        <w:t xml:space="preserve">This paper </w:t>
                      </w:r>
                      <w:r w:rsidR="00BC43EA">
                        <w:t>reviews aspects of empirical</w:t>
                      </w:r>
                      <w:r>
                        <w:t xml:space="preserve"> energy-augmented CES </w:t>
                      </w:r>
                      <w:r w:rsidR="00BC43EA">
                        <w:t>studies</w:t>
                      </w:r>
                    </w:p>
                  </w:txbxContent>
                </v:textbox>
                <w10:wrap type="square"/>
              </v:shape>
            </w:pict>
          </mc:Fallback>
        </mc:AlternateContent>
      </w:r>
      <w:r w:rsidR="00434658" w:rsidRPr="00020F46">
        <w:t xml:space="preserve">On the </w:t>
      </w:r>
      <w:r w:rsidR="00434658">
        <w:t xml:space="preserve">empirical </w:t>
      </w:r>
      <w:r w:rsidR="00434658" w:rsidRPr="00020F46">
        <w:t>econo</w:t>
      </w:r>
      <w:r w:rsidR="00434658">
        <w:t>metric estimation of CES energy-</w:t>
      </w:r>
      <w:r w:rsidR="00434658" w:rsidRPr="00020F46">
        <w:t>augmented macroeconomic production functions</w:t>
      </w:r>
    </w:p>
    <w:p w14:paraId="75DBDA5C" w14:textId="77777777" w:rsidR="00BC43EA" w:rsidRDefault="00BC43EA" w:rsidP="005A1F3C"/>
    <w:p w14:paraId="2805FABF" w14:textId="00E9C2BD" w:rsidR="00BC43EA" w:rsidRDefault="00BC43EA" w:rsidP="005A1F3C">
      <w:pPr>
        <w:pStyle w:val="ListParagraph"/>
        <w:numPr>
          <w:ilvl w:val="0"/>
          <w:numId w:val="71"/>
        </w:numPr>
      </w:pPr>
      <w:r>
        <w:t>Friendly reviewers options (at draft Working paper stage): David Stern; Jeroen van Den Burgh, Taoyaun Wei</w:t>
      </w:r>
      <w:r w:rsidR="005D49EA">
        <w:t>, Harry Saunders</w:t>
      </w:r>
    </w:p>
    <w:p w14:paraId="1ADEF5FE" w14:textId="0B3CAF05" w:rsidR="00BC43EA" w:rsidRDefault="00BC43EA" w:rsidP="005A1F3C">
      <w:pPr>
        <w:pStyle w:val="ListParagraph"/>
        <w:numPr>
          <w:ilvl w:val="0"/>
          <w:numId w:val="71"/>
        </w:numPr>
      </w:pPr>
      <w:r>
        <w:t>Quotes (</w:t>
      </w:r>
      <w:r w:rsidRPr="005A1F3C">
        <w:rPr>
          <w:i/>
        </w:rPr>
        <w:t>in italics</w:t>
      </w:r>
      <w:r>
        <w:t xml:space="preserve">) – easier to see how many there are (too many), and will be removed later  </w:t>
      </w:r>
    </w:p>
    <w:p w14:paraId="08714144" w14:textId="77777777" w:rsidR="00BC43EA" w:rsidRDefault="00BC43EA" w:rsidP="005A1F3C">
      <w:pPr>
        <w:pStyle w:val="ListParagraph"/>
        <w:numPr>
          <w:ilvl w:val="0"/>
          <w:numId w:val="71"/>
        </w:numPr>
      </w:pPr>
      <w:r>
        <w:t>Possible journals: generalist audience (lower impact factor)</w:t>
      </w:r>
      <w:r w:rsidRPr="00BC43EA">
        <w:rPr>
          <w:i/>
        </w:rPr>
        <w:t xml:space="preserve"> Energies</w:t>
      </w:r>
    </w:p>
    <w:p w14:paraId="53447998" w14:textId="021F94D7" w:rsidR="00434658" w:rsidRPr="005A1F3C" w:rsidRDefault="00F44D12" w:rsidP="005A1F3C">
      <w:pPr>
        <w:pStyle w:val="ListParagraph"/>
        <w:numPr>
          <w:ilvl w:val="0"/>
          <w:numId w:val="71"/>
        </w:numPr>
        <w:rPr>
          <w:color w:val="000000" w:themeColor="text1"/>
        </w:rPr>
      </w:pPr>
      <w:r w:rsidRPr="005A1F3C">
        <w:rPr>
          <w:color w:val="000000" w:themeColor="text1"/>
        </w:rPr>
        <w:t>Version 2.0</w:t>
      </w:r>
      <w:r w:rsidR="00BC43EA" w:rsidRPr="005A1F3C">
        <w:rPr>
          <w:color w:val="000000" w:themeColor="text1"/>
        </w:rPr>
        <w:t xml:space="preserve">; </w:t>
      </w:r>
      <w:r w:rsidRPr="005A1F3C">
        <w:rPr>
          <w:color w:val="000000" w:themeColor="text1"/>
        </w:rPr>
        <w:t>26 May 2015</w:t>
      </w:r>
    </w:p>
    <w:p w14:paraId="3C7ACF51" w14:textId="06043D8A" w:rsidR="00C01BB9" w:rsidRDefault="00C01BB9" w:rsidP="005A1F3C">
      <w:pPr>
        <w:pStyle w:val="ListParagraph"/>
        <w:numPr>
          <w:ilvl w:val="0"/>
          <w:numId w:val="71"/>
        </w:numPr>
      </w:pPr>
      <w:r w:rsidRPr="005A1F3C">
        <w:rPr>
          <w:color w:val="000000" w:themeColor="text1"/>
        </w:rPr>
        <w:t>Wordcount (v2.0) = 7400 words</w:t>
      </w:r>
    </w:p>
    <w:p w14:paraId="14931614" w14:textId="087EF317" w:rsidR="003D5E96" w:rsidRPr="003D5E96" w:rsidRDefault="003D5E96" w:rsidP="00BF4D75">
      <w:pPr>
        <w:pStyle w:val="Heading1nonumber"/>
        <w:outlineLvl w:val="0"/>
      </w:pPr>
      <w:r w:rsidRPr="003D5E96">
        <w:t>Abstract</w:t>
      </w:r>
      <w:r w:rsidR="00AD4764">
        <w:t xml:space="preserve"> </w:t>
      </w:r>
    </w:p>
    <w:p w14:paraId="54C85298" w14:textId="1E04E822" w:rsidR="00BC43EA" w:rsidRDefault="0044116A">
      <w:r>
        <w:t>M</w:t>
      </w:r>
      <w:r w:rsidR="004C5538">
        <w:t>acroeconomic</w:t>
      </w:r>
      <w:r w:rsidR="00D630B9">
        <w:t xml:space="preserve"> production function</w:t>
      </w:r>
      <w:r>
        <w:t xml:space="preserve">s are a core part of growth accounting. </w:t>
      </w:r>
      <w:r w:rsidR="00D9499F">
        <w:t>Importantly</w:t>
      </w:r>
      <w:r w:rsidR="00D630B9">
        <w:t xml:space="preserve">, their </w:t>
      </w:r>
      <w:r w:rsidR="00CF0D35">
        <w:t xml:space="preserve">use has evolved from largely academic debate to real-world applications, </w:t>
      </w:r>
      <w:r w:rsidR="00D9499F">
        <w:t xml:space="preserve">and now </w:t>
      </w:r>
      <w:r w:rsidR="00CF0D35">
        <w:t>underpin</w:t>
      </w:r>
      <w:r>
        <w:t xml:space="preserve"> economic</w:t>
      </w:r>
      <w:r w:rsidR="00D630B9">
        <w:t xml:space="preserve"> models </w:t>
      </w:r>
      <w:r>
        <w:t xml:space="preserve">used to form policy. </w:t>
      </w:r>
      <w:r w:rsidR="001E4EEA" w:rsidRPr="0043686A">
        <w:t>The two most common forms are the Cobb-Douglas (C-D) and the Constant Elasticity of Substitution (CES) functions</w:t>
      </w:r>
      <w:r w:rsidR="001E4EEA">
        <w:t>, historically using just two input production factors: capital and labour. T</w:t>
      </w:r>
      <w:r w:rsidR="001E4EEA" w:rsidRPr="001E4EEA">
        <w:t>he recent importance of energy</w:t>
      </w:r>
      <w:r w:rsidR="001E4EEA">
        <w:t xml:space="preserve"> and emissions r</w:t>
      </w:r>
      <w:r w:rsidR="001E4EEA" w:rsidRPr="001E4EEA">
        <w:t xml:space="preserve">elated national policies means </w:t>
      </w:r>
      <w:r w:rsidR="001E4EEA">
        <w:t>energy is now more</w:t>
      </w:r>
      <w:r w:rsidR="001E4EEA" w:rsidRPr="001E4EEA">
        <w:t xml:space="preserve"> common</w:t>
      </w:r>
      <w:r w:rsidR="001E4EEA">
        <w:t xml:space="preserve">ly </w:t>
      </w:r>
      <w:r w:rsidR="001E4EEA" w:rsidRPr="001E4EEA">
        <w:t>add</w:t>
      </w:r>
      <w:r w:rsidR="001E4EEA">
        <w:t xml:space="preserve">ed as a third production factor, </w:t>
      </w:r>
      <w:r w:rsidR="001E4EEA" w:rsidRPr="001E4EEA">
        <w:t xml:space="preserve">to </w:t>
      </w:r>
      <w:r w:rsidR="001E4EEA">
        <w:t xml:space="preserve">enable </w:t>
      </w:r>
      <w:r w:rsidR="00C92CD5">
        <w:t xml:space="preserve">empirical studies to consider </w:t>
      </w:r>
      <w:r w:rsidR="001E4EEA" w:rsidRPr="001E4EEA">
        <w:t>questions including macro-economic energy rebound, the contribution of ener</w:t>
      </w:r>
      <w:r w:rsidR="001E4EEA">
        <w:t>gy to Total Factor Productivity</w:t>
      </w:r>
      <w:r w:rsidR="001E4EEA" w:rsidRPr="001E4EEA">
        <w:t>, and climate and economic implications of energy transitions</w:t>
      </w:r>
      <w:r w:rsidR="001E4EEA">
        <w:t xml:space="preserve">. </w:t>
      </w:r>
      <w:r w:rsidR="00C92CD5">
        <w:t>At the same time</w:t>
      </w:r>
      <w:r w:rsidR="007E6826">
        <w:t xml:space="preserve">, </w:t>
      </w:r>
      <w:r w:rsidR="00C92CD5" w:rsidRPr="0043686A">
        <w:t>empirical evidence</w:t>
      </w:r>
      <w:r w:rsidR="00C92CD5">
        <w:t xml:space="preserve">, coupled to </w:t>
      </w:r>
      <w:r w:rsidR="00BC43EA">
        <w:t>increased computational</w:t>
      </w:r>
      <w:r w:rsidR="00C92CD5" w:rsidRPr="0043686A">
        <w:t xml:space="preserve"> </w:t>
      </w:r>
      <w:r w:rsidR="00BC43EA">
        <w:t>ability</w:t>
      </w:r>
      <w:r w:rsidR="00C92CD5">
        <w:t xml:space="preserve">, is driving </w:t>
      </w:r>
      <w:r w:rsidR="00CF0D35" w:rsidRPr="0043686A">
        <w:t>a switch from C-D to CES functions.</w:t>
      </w:r>
      <w:r w:rsidR="00CF0D35">
        <w:t xml:space="preserve"> </w:t>
      </w:r>
    </w:p>
    <w:p w14:paraId="74C7067E" w14:textId="33658D07" w:rsidR="00D630B9" w:rsidRDefault="007E6826" w:rsidP="00C559BD">
      <w:r>
        <w:t xml:space="preserve">Taken together, </w:t>
      </w:r>
      <w:r w:rsidR="00212292">
        <w:t xml:space="preserve">these aspects explain the </w:t>
      </w:r>
      <w:r>
        <w:t>r</w:t>
      </w:r>
      <w:r w:rsidR="008D1C04">
        <w:t>ecent rise</w:t>
      </w:r>
      <w:r w:rsidRPr="007E6826">
        <w:t xml:space="preserve"> </w:t>
      </w:r>
      <w:r>
        <w:t>of energy-augmented CES functions in academic and real-world arenas</w:t>
      </w:r>
      <w:r w:rsidR="00212292">
        <w:t xml:space="preserve">. However, </w:t>
      </w:r>
      <w:r w:rsidR="008D1C04">
        <w:t>guidance on the</w:t>
      </w:r>
      <w:r w:rsidR="00212292">
        <w:t>ir</w:t>
      </w:r>
      <w:r w:rsidR="008D1C04">
        <w:t xml:space="preserve"> use of is relatively scarce and disparate. This paper seeks to address this literature gap, by </w:t>
      </w:r>
      <w:del w:id="0" w:author="Matt" w:date="2015-06-15T15:55:00Z">
        <w:r w:rsidR="008D1C04" w:rsidDel="00A56784">
          <w:delText xml:space="preserve">collating </w:delText>
        </w:r>
      </w:del>
      <w:ins w:id="1" w:author="Matt" w:date="2015-06-15T15:55:00Z">
        <w:r w:rsidR="00A56784">
          <w:t>documenting</w:t>
        </w:r>
        <w:r w:rsidR="00A56784">
          <w:t xml:space="preserve"> </w:t>
        </w:r>
      </w:ins>
      <w:r w:rsidR="008D1C04">
        <w:t>the various</w:t>
      </w:r>
      <w:r w:rsidR="00212292">
        <w:t xml:space="preserve"> </w:t>
      </w:r>
      <w:r w:rsidR="008D1C04">
        <w:t>issues</w:t>
      </w:r>
      <w:r w:rsidR="00D630B9">
        <w:t xml:space="preserve"> </w:t>
      </w:r>
      <w:r w:rsidR="00212292">
        <w:t xml:space="preserve">relating to their specification </w:t>
      </w:r>
      <w:r w:rsidR="00D630B9">
        <w:t xml:space="preserve">(e.g. </w:t>
      </w:r>
      <w:r w:rsidR="008D1C04">
        <w:t xml:space="preserve">choice of variables, </w:t>
      </w:r>
      <w:r w:rsidR="00043C82">
        <w:t>nesting</w:t>
      </w:r>
      <w:r w:rsidR="00D630B9">
        <w:t xml:space="preserve">) </w:t>
      </w:r>
      <w:r w:rsidR="00043C82">
        <w:t>and</w:t>
      </w:r>
      <w:r w:rsidR="00D630B9">
        <w:t xml:space="preserve"> </w:t>
      </w:r>
      <w:r w:rsidR="00212292">
        <w:t>then implementation</w:t>
      </w:r>
      <w:r w:rsidR="00D630B9">
        <w:t xml:space="preserve"> (e.g.</w:t>
      </w:r>
      <w:r w:rsidR="00212292">
        <w:t xml:space="preserve"> </w:t>
      </w:r>
      <w:r w:rsidR="00D630B9">
        <w:t>solution technique, statistical testing of results</w:t>
      </w:r>
      <w:r w:rsidR="00043C82">
        <w:t>).</w:t>
      </w:r>
      <w:r w:rsidR="007C336E">
        <w:t xml:space="preserve"> </w:t>
      </w:r>
      <w:r w:rsidR="002218EC">
        <w:t xml:space="preserve">The </w:t>
      </w:r>
      <w:r w:rsidR="00043C82">
        <w:t xml:space="preserve">overall </w:t>
      </w:r>
      <w:r w:rsidR="002218EC">
        <w:t xml:space="preserve">aim is to </w:t>
      </w:r>
      <w:r w:rsidR="008D1C04">
        <w:t>collate best-practice</w:t>
      </w:r>
      <w:ins w:id="2" w:author="Matt" w:date="2015-06-15T15:55:00Z">
        <w:r w:rsidR="00A56784">
          <w:t>s</w:t>
        </w:r>
      </w:ins>
      <w:r w:rsidR="008D1C04">
        <w:t xml:space="preserve"> and </w:t>
      </w:r>
      <w:r w:rsidR="002218EC">
        <w:t xml:space="preserve">serve as an aide-memoir to those who intend to use </w:t>
      </w:r>
      <w:r w:rsidR="008D1C04">
        <w:t xml:space="preserve">energy-augmented CES functions </w:t>
      </w:r>
      <w:r w:rsidR="002218EC">
        <w:t xml:space="preserve">for empirical </w:t>
      </w:r>
      <w:r w:rsidR="008D1C04">
        <w:t>analysis</w:t>
      </w:r>
      <w:r w:rsidR="002218EC">
        <w:t>.</w:t>
      </w:r>
    </w:p>
    <w:p w14:paraId="0E54EEF7" w14:textId="77777777" w:rsidR="00BC43EA" w:rsidRDefault="00BC43EA" w:rsidP="00C559BD"/>
    <w:p w14:paraId="73760C5A" w14:textId="3AA5376A" w:rsidR="00A508CB" w:rsidRDefault="00A508CB" w:rsidP="00A508CB">
      <w:pPr>
        <w:pStyle w:val="Heading1"/>
        <w:rPr>
          <w:ins w:id="3" w:author="Matt" w:date="2015-06-17T15:36:00Z"/>
        </w:rPr>
      </w:pPr>
      <w:r>
        <w:lastRenderedPageBreak/>
        <w:t>Introduction</w:t>
      </w:r>
      <w:r w:rsidR="00720E04">
        <w:t xml:space="preserve"> </w:t>
      </w:r>
    </w:p>
    <w:p w14:paraId="57D8B1F5" w14:textId="2F2FF2C0" w:rsidR="000C7968" w:rsidRDefault="000C7968" w:rsidP="000C7968">
      <w:pPr>
        <w:rPr>
          <w:ins w:id="4" w:author="Matt" w:date="2015-06-17T16:10:00Z"/>
        </w:rPr>
        <w:pPrChange w:id="5" w:author="Matt" w:date="2015-06-17T15:36:00Z">
          <w:pPr>
            <w:pStyle w:val="Heading1"/>
          </w:pPr>
        </w:pPrChange>
      </w:pPr>
      <w:ins w:id="6" w:author="Matt" w:date="2015-06-17T15:36:00Z">
        <w:r>
          <w:t>[____ I think that somewhere the cost share theorem needs to be addressed directly. And, the implications of not adhering to the CST is that all parameters in a model must be estimated. ____]</w:t>
        </w:r>
      </w:ins>
    </w:p>
    <w:p w14:paraId="21E4F137" w14:textId="67069468" w:rsidR="00312856" w:rsidRPr="000C7968" w:rsidRDefault="00312856" w:rsidP="000C7968">
      <w:pPr>
        <w:pPrChange w:id="7" w:author="Matt" w:date="2015-06-17T15:36:00Z">
          <w:pPr>
            <w:pStyle w:val="Heading1"/>
          </w:pPr>
        </w:pPrChange>
      </w:pPr>
      <w:ins w:id="8" w:author="Matt" w:date="2015-06-17T16:10:00Z">
        <w:r>
          <w:t>[____ I also think that including examples, as we discussed, will improve this paper. ____]</w:t>
        </w:r>
      </w:ins>
      <w:bookmarkStart w:id="9" w:name="_GoBack"/>
      <w:bookmarkEnd w:id="9"/>
    </w:p>
    <w:p w14:paraId="3CE7C5D4" w14:textId="77777777" w:rsidR="00335A1C" w:rsidRDefault="00335A1C" w:rsidP="00335A1C">
      <w:pPr>
        <w:pStyle w:val="Heading2"/>
      </w:pPr>
      <w:r>
        <w:t>The issue</w:t>
      </w:r>
    </w:p>
    <w:p w14:paraId="7B6B24F4" w14:textId="2096E4EA" w:rsidR="000F6F49" w:rsidRPr="005A1F3C" w:rsidRDefault="000F6F49" w:rsidP="00212292">
      <w:pPr>
        <w:rPr>
          <w:color w:val="FF0000"/>
        </w:rPr>
      </w:pPr>
      <w:r>
        <w:t>Macroeconomic Production Functions (MPFs) seek</w:t>
      </w:r>
      <w:r w:rsidRPr="000A6C86">
        <w:t xml:space="preserve"> to explain </w:t>
      </w:r>
      <w:r>
        <w:t>economic output</w:t>
      </w:r>
      <w:del w:id="10" w:author="Matt" w:date="2015-06-15T15:56:00Z">
        <w:r w:rsidDel="00E428FD">
          <w:delText>s</w:delText>
        </w:r>
      </w:del>
      <w:r w:rsidRPr="000A6C86">
        <w:t xml:space="preserve"> from a series of aggregated inputs</w:t>
      </w:r>
      <w:r>
        <w:t>, and are “</w:t>
      </w:r>
      <w:r w:rsidRPr="00443129">
        <w:rPr>
          <w:i/>
        </w:rPr>
        <w:t>an important instrument in [Government] economic forecasts and policy</w:t>
      </w:r>
      <w:r>
        <w:t xml:space="preserve">” </w:t>
      </w:r>
      <w:r>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fldChar w:fldCharType="separate"/>
      </w:r>
      <w:r w:rsidR="00194C38" w:rsidRPr="00194C38">
        <w:rPr>
          <w:noProof/>
        </w:rPr>
        <w:t>(1)</w:t>
      </w:r>
      <w:r>
        <w:fldChar w:fldCharType="end"/>
      </w:r>
      <w:r w:rsidRPr="000A6C86">
        <w:t>.</w:t>
      </w:r>
      <w:r>
        <w:t xml:space="preserve"> We classify three types of application within our MPF definition: aggregate production functions - which use national-scale values to model the entire economy (e.g.</w:t>
      </w:r>
      <w:r>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"id" : "ITEM-2", "itemData" : { "author" : [ { "dropping-particle" : "", "family" : "Nelson", "given" : "Richard R.", "non-dropping-particle" : "", "parse-names" : false, "suffix" : "" } ], "container-title" : "The American Economic Review", "id" : "ITEM-2", "issue" : "5", "issued" : { "date-parts" : [ [ "1964" ] ] }, "page" : "575-606", "title" : "Aggregate Production Functions and Medium-Range Growth Projections", "type" : "article-journal", "volume" : "54" }, "uris" : [ "http://www.mendeley.com/documents/?uuid=0e997320-601c-4935-bf91-94c2e6c53525" ] }, { "id" : "ITEM-3",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"ITEM-3",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"(2\u20134)", "plainTextFormattedCitation" : "(2\u20134)", "previouslyFormattedCitation" : "(2\u20134)" }, "properties" : { "noteIndex" : 0 }, "schema" : "https://github.com/citation-style-language/schema/raw/master/csl-citation.json" }</w:instrText>
      </w:r>
      <w:r>
        <w:fldChar w:fldCharType="separate"/>
      </w:r>
      <w:r w:rsidR="00194C38" w:rsidRPr="00194C38">
        <w:rPr>
          <w:noProof/>
        </w:rPr>
        <w:t>(2–4)</w:t>
      </w:r>
      <w:r>
        <w:fldChar w:fldCharType="end"/>
      </w:r>
      <w:r>
        <w:t xml:space="preserve">) </w:t>
      </w:r>
      <w:r w:rsidRPr="00561E55">
        <w:t>s</w:t>
      </w:r>
      <w:r>
        <w:t>ectoral production functions which examine sectors in isolation (e.g.</w:t>
      </w:r>
      <w:r>
        <w:fldChar w:fldCharType="begin" w:fldLock="1"/>
      </w:r>
      <w:r w:rsidR="008B674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"ITEM-2", "itemData" : { "DOI" : "10.1016/j.apenergy.2010.07.019", "ISSN" : "0306-2619", "author" : [ { "dropping-particle" : "", "family" : "Smyth", "given" : "Russell", "non-dropping-particle" : "", "parse-names" : false, "suffix" : "" }, { "dropping-particle" : "", "family" : "Kumar", "given" : "Paresh", "non-dropping-particle" : "", "parse-names" : false, "suffix" : "" }, { "dropping-particle" : "", "family" : "Shi", "given" : "Hongliang", "non-dropping-particle" : "", "parse-names" : false, "suffix" : "" } ], "container-title" : "Applied Energy", "id" : "ITEM-2", "issue" : "1", "issued" : { "date-parts" : [ [ "2011" ] ] }, "page" : "361-367", "publisher" : "Elsevier Ltd", "title" : "Substitution between energy and classical factor inputs in the Chinese steel sector", "type" : "article-journal", "volume" : "88" }, "uris" : [ "http://www.mendeley.com/documents/?uuid=1a6c8692-9438-4fb9-bb35-7f5aedef2e99" ] } ], "mendeley" : { "formattedCitation" : "(5,6)", "plainTextFormattedCitation" : "(5,6)", "previouslyFormattedCitation" : "(5,6)" }, "properties" : { "noteIndex" : 0 }, "schema" : "https://github.com/citation-style-language/schema/raw/master/csl-citation.json" }</w:instrText>
      </w:r>
      <w:r>
        <w:fldChar w:fldCharType="separate"/>
      </w:r>
      <w:r w:rsidR="00194C38" w:rsidRPr="00194C38">
        <w:rPr>
          <w:noProof/>
        </w:rPr>
        <w:t>(5,6)</w:t>
      </w:r>
      <w:r>
        <w:fldChar w:fldCharType="end"/>
      </w:r>
      <w:r>
        <w:t xml:space="preserve">); and </w:t>
      </w:r>
      <w:r w:rsidRPr="00561E55">
        <w:t>s</w:t>
      </w:r>
      <w:r>
        <w:t xml:space="preserve">ectoral production functions within a whole economy general equilibrium (e.g. CGE) framework (e.g. </w:t>
      </w:r>
      <w:r>
        <w:fldChar w:fldCharType="begin" w:fldLock="1"/>
      </w:r>
      <w:r w:rsidR="008B674E">
        <w:instrText>ADDIN CSL_CITATION { "citationItems" : [ { "id" : "ITEM-1", "itemData" : { "abstract" : "Various well-known functional forms, such as the Cobb-Douglas function, the Leontief function and the Constant Elasticity of Substitution (CES) function, are used frequently in economic modelling. Traditionally these functional forms have been used to model the production side (isoquants) or consumption side (indifference curves) of microeconomic models. The standard approach in CGE modelling has been to adapt the single-level value-added type production structure to a multi-level production structure, thereby including value-added as well as intermediate inputs. This is typically referred to as \u2018nested\u2019 production structures, and often makes use of combinations of Cobb-Douglas/CES and Leontief functions. In open-economy CGE models CES functions and the related Constant Elasticity of Transformation (CET) functions have been used to model consumers\u2019 and producers\u2019 decision-making process regarding consumption of production of traded goods (imports or exports) and domestic goods. The various applications of these functional forms are discussed in this paper, with a specific focus on the production side and commodity flows.", "author" : [ { "dropping-particle" : "", "family" : "Punt", "given" : "Cecilia", "non-dropping-particle" : "", "parse-names" : false, "suffix" : "" }, { "dropping-particle" : "", "family" : "Pauw", "given" : "K", "non-dropping-particle" : "", "parse-names" : false, "suffix" : "" }, { "dropping-particle" : "van", "family" : "Schoor", "given" : "Melt", "non-dropping-particle" : "", "parse-names" : false, "suffix" : "" }, { "dropping-particle" : "", "family" : "Gilimani", "given" : "Benedict", "non-dropping-particle" : "", "parse-names" : false, "suffix" : "" }, { "dropping-particle" : "", "family" : "Rantho", "given" : "Lillian", "non-dropping-particle" : "", "parse-names" : false, "suffix" : "" }, { "dropping-particle" : "", "family" : "Mcdonald", "given" : "Scott", "non-dropping-particle" : "", "parse-names" : false, "suffix" : "" }, { "dropping-particle" : "", "family" : "Chant", "given" : "Lindsay", "non-dropping-particle" : "", "parse-names" : false, "suffix" : "" }, { "dropping-particle" : "", "family" : "Valente", "given" : "Christine", "non-dropping-particle" : "", "parse-names" : false, "suffix" : "" } ], "container-title" : "PROVIDE Project Background Paper 2003:5", "id" : "ITEM-1", "issued" : { "date-parts" : [ [ "2003" ] ] }, "title" : "Functional Forms Used in CGE Models: Modelling Production and Commodity Flows", "type" : "article-journal" }, "uris" : [ "http://www.mendeley.com/documents/?uuid=ed1229dd-c175-4da2-a705-5f8a0a07f775" ] }, { "id" : "ITEM-2",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"ITEM-2",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"mendeley" : { "formattedCitation" : "(7,8)", "plainTextFormattedCitation" : "(7,8)", "previouslyFormattedCitation" : "(7,8)" }, "properties" : { "noteIndex" : 0 }, "schema" : "https://github.com/citation-style-language/schema/raw/master/csl-citation.json" }</w:instrText>
      </w:r>
      <w:r>
        <w:fldChar w:fldCharType="separate"/>
      </w:r>
      <w:r w:rsidR="00194C38" w:rsidRPr="00194C38">
        <w:rPr>
          <w:noProof/>
        </w:rPr>
        <w:t>(7,8)</w:t>
      </w:r>
      <w:r>
        <w:fldChar w:fldCharType="end"/>
      </w:r>
      <w:r>
        <w:t>).</w:t>
      </w:r>
      <w:r>
        <w:rPr>
          <w:color w:val="FF0000"/>
        </w:rPr>
        <w:t xml:space="preserve"> </w:t>
      </w:r>
      <w:r>
        <w:t xml:space="preserve">The two most common types of MPF – as we see later - are the </w:t>
      </w:r>
      <w:r w:rsidRPr="0043686A">
        <w:t xml:space="preserve">Constant Elasticity of Substitution </w:t>
      </w:r>
      <w:r>
        <w:t>(CES) and Cobb-Douglas (CD) functions</w:t>
      </w:r>
      <w:ins w:id="11" w:author="Matt" w:date="2015-06-15T15:57:00Z">
        <w:r w:rsidR="00E428FD">
          <w:t xml:space="preserve"> [____ switch order? ____]</w:t>
        </w:r>
      </w:ins>
      <w:r>
        <w:t xml:space="preserve">. </w:t>
      </w:r>
    </w:p>
    <w:p w14:paraId="56F1E274" w14:textId="494E1169" w:rsidR="00C21FCD" w:rsidRDefault="005D49EA" w:rsidP="00212292">
      <w:r>
        <w:t>Four</w:t>
      </w:r>
      <w:r w:rsidR="00212292">
        <w:t xml:space="preserve"> </w:t>
      </w:r>
      <w:r w:rsidR="00C33A1D">
        <w:t xml:space="preserve">linked </w:t>
      </w:r>
      <w:r w:rsidR="0076351E">
        <w:t>issue</w:t>
      </w:r>
      <w:r w:rsidR="00C33A1D">
        <w:t>s</w:t>
      </w:r>
      <w:r w:rsidR="00212292">
        <w:t xml:space="preserve"> </w:t>
      </w:r>
      <w:r w:rsidR="00C33A1D">
        <w:t xml:space="preserve">provide the rationale for this paper. </w:t>
      </w:r>
      <w:r w:rsidR="00212292">
        <w:t xml:space="preserve">First, the application of MPFs has spread beyond economics to include energy and emissions policy. This has led to a renaissance </w:t>
      </w:r>
      <w:r w:rsidR="00C21FCD">
        <w:t>o</w:t>
      </w:r>
      <w:r w:rsidR="00D9499F">
        <w:t xml:space="preserve">f </w:t>
      </w:r>
      <w:r w:rsidR="00212292">
        <w:t xml:space="preserve">energy-augmented MPFs - originally marginalised or rejected </w:t>
      </w:r>
      <w:ins w:id="12" w:author="Matt" w:date="2015-06-15T15:58:00Z">
        <w:r w:rsidR="004D7D8A">
          <w:t xml:space="preserve">[____ by whom? ____] </w:t>
        </w:r>
      </w:ins>
      <w:r w:rsidR="00212292">
        <w:t xml:space="preserve">on a ‘cost-share theorem’ </w:t>
      </w:r>
      <w:r w:rsidR="00212292">
        <w:fldChar w:fldCharType="begin" w:fldLock="1"/>
      </w:r>
      <w:r w:rsidR="00212292">
        <w:instrText>ADDIN CSL_CITATION { "citationItems" : [ { "id" : "ITEM-1", "itemData" : { "DOI" : "10.1515/jnetdy.2010.009", "ISSN" : "0340-0204", "author" : [ { "dropping-particle" : "", "family" : "K\u00fcmmel", "given" : "Reiner", "non-dropping-particle" : "", "parse-names" : false, "suffix" : "" }, { "dropping-particle" : "", "family" : "Ayres", "given" : "Robert U.", "non-dropping-particle" : "", "parse-names" : false, "suffix" : "" }, { "dropping-particle" : "", "family" : "Lindenberger", "given" : "Dietmar", "non-dropping-particle" : "", "parse-names" : false, "suffix" : "" } ], "container-title" : "Journal of Non-Equilibrium Thermodynamics", "id" : "ITEM-1", "issue" : "2", "issued" : { "date-parts" : [ [ "2010", "1" ] ] }, "page" : "1-26", "title" : "Thermodynamic laws, economic methods and the productive power of energy", "type" : "article-journal", "volume" : "35" }, "uris" : [ "http://www.mendeley.com/documents/?uuid=ca475e7b-68ea-4f4a-9330-05963c3ad010" ] } ], "mendeley" : { "formattedCitation" : "(9)", "plainTextFormattedCitation" : "(9)", "previouslyFormattedCitation" : "(9)" }, "properties" : { "noteIndex" : 0 }, "schema" : "https://github.com/citation-style-language/schema/raw/master/csl-citation.json" }</w:instrText>
      </w:r>
      <w:r w:rsidR="00212292">
        <w:fldChar w:fldCharType="separate"/>
      </w:r>
      <w:r w:rsidR="00212292" w:rsidRPr="00980F62">
        <w:rPr>
          <w:noProof/>
        </w:rPr>
        <w:t>(9)</w:t>
      </w:r>
      <w:r w:rsidR="00212292">
        <w:fldChar w:fldCharType="end"/>
      </w:r>
      <w:r w:rsidR="00212292">
        <w:t xml:space="preserve"> basis – to examine energy-related questions including macro-economic energy </w:t>
      </w:r>
      <w:r w:rsidR="00212292" w:rsidRPr="006D5EC4">
        <w:t>rebound</w:t>
      </w:r>
      <w:r w:rsidR="00212292">
        <w:t xml:space="preserve"> </w:t>
      </w:r>
      <w:r w:rsidR="00212292">
        <w:fldChar w:fldCharType="begin" w:fldLock="1"/>
      </w:r>
      <w:r w:rsidR="00212292">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"id" : "ITEM-2", "itemData" : { "DOI" : "10.1016/j.enpol.2006.08.009", "ISSN" : "03014215", "abstract" : "A special issue of Energy Policy\u201428 (2000)\u2014was devoted to a collection of papers, edited by Dr. Lee Schipper. The collection included a paper entitled \u2018\u2018A view from the macro side: rebound, backfire, and Khazzoom\u2013Brookes\u2019\u2019 in which it was argued that the impact of fuel efficiency gains on output (roughly, GDP) is likely to be relatively small by Cobb\u2013Douglas production function. However, an error in the analysis leads to under-estimation of the long-term impact. This paper first provides a partial equilibrium analysis by an alternative method for the same case and then proceeds to an analysis on the issue in a two-sector general equilibrium system. In the latter analysis, energy price is internalized. Both energy use efficiency and energy production efficiency are involved.", "author" : [ { "dropping-particle" : "", "family" : "Wei", "given" : "Taoyuan", "non-dropping-particle" : "", "parse-names" : false, "suffix" : "" } ], "container-title" : "Energy Policy", "id" : "ITEM-2", "issue" : "4", "issued" : { "date-parts" : [ [ "2007", "4" ] ] }, "page" : "2023-2030", "title" : "Impact of energy efficiency gains on output and energy use with Cobb\u2013Douglas production function", "type" : "article-journal", "volume" : "35" }, "uris" : [ "http://www.mendeley.com/documents/?uuid=5d9e0669-bdd6-45c4-b54a-c6fcdc911862" ] } ], "mendeley" : { "formattedCitation" : "(10,11)", "plainTextFormattedCitation" : "(10,11)", "previouslyFormattedCitation" : "(10,11)" }, "properties" : { "noteIndex" : 0 }, "schema" : "https://github.com/citation-style-language/schema/raw/master/csl-citation.json" }</w:instrText>
      </w:r>
      <w:r w:rsidR="00212292">
        <w:fldChar w:fldCharType="separate"/>
      </w:r>
      <w:r w:rsidR="00212292" w:rsidRPr="00980F62">
        <w:rPr>
          <w:noProof/>
        </w:rPr>
        <w:t>(10,11)</w:t>
      </w:r>
      <w:r w:rsidR="00212292">
        <w:fldChar w:fldCharType="end"/>
      </w:r>
      <w:r w:rsidR="00212292" w:rsidRPr="006D5EC4">
        <w:t xml:space="preserve">, </w:t>
      </w:r>
      <w:r w:rsidR="00212292">
        <w:t xml:space="preserve">the contribution of energy to Total Factor Productivity </w:t>
      </w:r>
      <w:r w:rsidR="00212292">
        <w:fldChar w:fldCharType="begin" w:fldLock="1"/>
      </w:r>
      <w:r w:rsidR="00212292">
        <w:instrText>ADDIN CSL_CITATION { "citationItems" : [ { "id" : "ITEM-1", "itemData" : { "DOI" : "10.1007/s00148-009-0278-z", "ISSN" : "09331433", "author" : [ { "dropping-particle" : "", "family" : "Fr\u00f6ling", "given" : "Maria", "non-dropping-particle" : "", "parse-names" : false, "suffix" : "" } ], "container-title" : "Journal of Population Economics", "id" : "ITEM-1", "issued" : { "date-parts" : [ [ "2011" ] ] }, "page" : "1133-1163", "title" : "Energy use, population and growth, 1800-1970", "type" : "article-journal", "volume" : "24" }, "uris" : [ "http://www.mendeley.com/documents/?uuid=19680d33-61b4-4bc4-a406-2d4d1623c9f6" ] } ], "mendeley" : { "formattedCitation" : "(12)", "plainTextFormattedCitation" : "(12)", "previouslyFormattedCitation" : "(12)" }, "properties" : { "noteIndex" : 0 }, "schema" : "https://github.com/citation-style-language/schema/raw/master/csl-citation.json" }</w:instrText>
      </w:r>
      <w:r w:rsidR="00212292">
        <w:fldChar w:fldCharType="separate"/>
      </w:r>
      <w:r w:rsidR="00212292" w:rsidRPr="00980F62">
        <w:rPr>
          <w:noProof/>
        </w:rPr>
        <w:t>(12)</w:t>
      </w:r>
      <w:r w:rsidR="00212292">
        <w:fldChar w:fldCharType="end"/>
      </w:r>
      <w:r w:rsidR="00212292">
        <w:t xml:space="preserve">, and </w:t>
      </w:r>
      <w:r w:rsidR="00212292" w:rsidRPr="006D5EC4">
        <w:t xml:space="preserve">climate </w:t>
      </w:r>
      <w:r w:rsidR="00212292">
        <w:t xml:space="preserve">and economic </w:t>
      </w:r>
      <w:r w:rsidR="00212292" w:rsidRPr="006D5EC4">
        <w:t>implications of energy transitions</w:t>
      </w:r>
      <w:r w:rsidR="00212292">
        <w:t xml:space="preserve"> </w:t>
      </w:r>
      <w:r w:rsidR="00212292">
        <w:fldChar w:fldCharType="begin" w:fldLock="1"/>
      </w:r>
      <w:r w:rsidR="008B674E">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"id" : "ITEM-2",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"ITEM-2", "issued" : { "date-parts" : [ [ "2014" ] ] }, "page" : "1622-1625", "publisher" : "Elsevier B.V.", "title" : "Substitutability and the Cost of Climate Mitigation Policy", "type" : "article-journal", "volume" : "61 (2014)" }, "uris" : [ "http://www.mendeley.com/documents/?uuid=9164dcf0-d5fa-495d-8115-0f3d154db3e9" ] } ], "mendeley" : { "formattedCitation" : "(4,13)", "plainTextFormattedCitation" : "(4,13)", "previouslyFormattedCitation" : "(4,13)" }, "properties" : { "noteIndex" : 0 }, "schema" : "https://github.com/citation-style-language/schema/raw/master/csl-citation.json" }</w:instrText>
      </w:r>
      <w:r w:rsidR="00212292">
        <w:fldChar w:fldCharType="separate"/>
      </w:r>
      <w:r w:rsidR="00194C38" w:rsidRPr="00194C38">
        <w:rPr>
          <w:noProof/>
        </w:rPr>
        <w:t>(4,13)</w:t>
      </w:r>
      <w:r w:rsidR="00212292">
        <w:fldChar w:fldCharType="end"/>
      </w:r>
      <w:r w:rsidR="00212292">
        <w:t>. Second, a</w:t>
      </w:r>
      <w:r w:rsidR="0076351E">
        <w:t xml:space="preserve">n empirical </w:t>
      </w:r>
      <w:ins w:id="13" w:author="Matt" w:date="2015-06-15T15:58:00Z">
        <w:r w:rsidR="0067639F">
          <w:t xml:space="preserve">[____ a methodological? ____] </w:t>
        </w:r>
      </w:ins>
      <w:r w:rsidR="0076351E">
        <w:t>s</w:t>
      </w:r>
      <w:r w:rsidR="00212292">
        <w:t xml:space="preserve">witch is underway </w:t>
      </w:r>
      <w:r w:rsidR="00C21FCD">
        <w:t xml:space="preserve">from CD function </w:t>
      </w:r>
      <w:r w:rsidR="00212292">
        <w:t xml:space="preserve">to </w:t>
      </w:r>
      <w:r>
        <w:t>CES functions</w:t>
      </w:r>
      <w:r w:rsidR="00C21FCD">
        <w:t xml:space="preserve">. Third, combining these aspects means a growing use (and importance) of energy-augmented CES-based MPFs, but </w:t>
      </w:r>
      <w:r>
        <w:t>they are being undertaken using a variety of assumptions and solution techniques</w:t>
      </w:r>
      <w:r w:rsidR="000F6F49">
        <w:t>.</w:t>
      </w:r>
      <w:r>
        <w:t xml:space="preserve"> Fourth, </w:t>
      </w:r>
      <w:r w:rsidR="00C21FCD">
        <w:t xml:space="preserve">the growing importance of empirical CES energy-augmented MPF studies is supported by a somewhat disparate set of guidance and discussion, with different aspects of their theory and application covered by authors including Saunders </w:t>
      </w:r>
      <w:r w:rsidR="00C21FCD">
        <w:fldChar w:fldCharType="begin" w:fldLock="1"/>
      </w:r>
      <w:r w:rsidR="00C21FCD">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C21FCD">
        <w:fldChar w:fldCharType="separate"/>
      </w:r>
      <w:r w:rsidR="00C21FCD" w:rsidRPr="00980F62">
        <w:rPr>
          <w:noProof/>
        </w:rPr>
        <w:t>(14)</w:t>
      </w:r>
      <w:r w:rsidR="00C21FCD">
        <w:fldChar w:fldCharType="end"/>
      </w:r>
      <w:r w:rsidR="00C21FCD">
        <w:t xml:space="preserve">, Henningsen and Henningsen </w:t>
      </w:r>
      <w:r w:rsidR="00C21FCD">
        <w:fldChar w:fldCharType="begin" w:fldLock="1"/>
      </w:r>
      <w:r w:rsidR="00C21FCD">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"mendeley" : { "formattedCitation" : "(15)", "plainTextFormattedCitation" : "(15)", "previouslyFormattedCitation" : "(15)" }, "properties" : { "noteIndex" : 0 }, "schema" : "https://github.com/citation-style-language/schema/raw/master/csl-citation.json" }</w:instrText>
      </w:r>
      <w:r w:rsidR="00C21FCD">
        <w:fldChar w:fldCharType="separate"/>
      </w:r>
      <w:r w:rsidR="00C21FCD" w:rsidRPr="00980F62">
        <w:rPr>
          <w:noProof/>
        </w:rPr>
        <w:t>(15)</w:t>
      </w:r>
      <w:r w:rsidR="00C21FCD">
        <w:fldChar w:fldCharType="end"/>
      </w:r>
      <w:r w:rsidR="00C21FCD">
        <w:t xml:space="preserve"> Klump </w:t>
      </w:r>
      <w:r w:rsidR="00C21FCD">
        <w:fldChar w:fldCharType="begin" w:fldLock="1"/>
      </w:r>
      <w:r w:rsidR="00C21FCD">
        <w:instrText>ADDIN CSL_CITATION { "citationItems" : [ { "id" : "ITEM-1", "itemData" : { "DOI" : "10.1111/1467-9442.00183", "ISBN" : "03470520", "ISSN" : "1467-9442", "abstract" : "We examine inconsistencies and controversies related to the use of CES production functions in growth models. First, we show that not all variants of CES functions commonly used are consistently specified. Second, using a simple growth model, we find that a higher elasticity of substitution leads to a higher steady state and makes the emergence of permanent growth more probable. It is also pointed out that the effect of a higher elasticity of substitution on the speed of convergence depends on the relative scarcity of the factors of production. Finally, we discuss possible explanations of variations in the elasticity of substitution. JEL classification: O41; O11", "author" : [ { "dropping-particle" : "", "family" : "Klump", "given" : "Rainer", "non-dropping-particle" : "", "parse-names" : false, "suffix" : "" }, { "dropping-particle" : "", "family" : "Preissler", "given" : "Harald", "non-dropping-particle" : "", "parse-names" : false, "suffix" : "" } ], "container-title" : "Scandinavian Journal of Economics", "id" : "ITEM-1", "issue" : "1", "issued" : { "date-parts" : [ [ "2000" ] ] }, "page" : "41-56", "title" : "CES Production Functions and Economic Growth", "type" : "article-journal", "volume" : "102" }, "uris" : [ "http://www.mendeley.com/documents/?uuid=1f470911-d17a-4784-bb7a-95a2f7101f29" ] } ], "mendeley" : { "formattedCitation" : "(16)", "plainTextFormattedCitation" : "(16)", "previouslyFormattedCitation" : "(16)" }, "properties" : { "noteIndex" : 0 }, "schema" : "https://github.com/citation-style-language/schema/raw/master/csl-citation.json" }</w:instrText>
      </w:r>
      <w:r w:rsidR="00C21FCD">
        <w:fldChar w:fldCharType="separate"/>
      </w:r>
      <w:r w:rsidR="00C21FCD" w:rsidRPr="00980F62">
        <w:rPr>
          <w:noProof/>
        </w:rPr>
        <w:t>(16)</w:t>
      </w:r>
      <w:r w:rsidR="00C21FCD">
        <w:fldChar w:fldCharType="end"/>
      </w:r>
      <w:r w:rsidR="00C21FCD">
        <w:t xml:space="preserve">, Shen and Whalley </w:t>
      </w:r>
      <w:r w:rsidR="00C21FCD">
        <w:fldChar w:fldCharType="begin" w:fldLock="1"/>
      </w:r>
      <w:r w:rsidR="00C21FCD">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C21FCD">
        <w:fldChar w:fldCharType="separate"/>
      </w:r>
      <w:r w:rsidR="00C21FCD" w:rsidRPr="00980F62">
        <w:rPr>
          <w:noProof/>
        </w:rPr>
        <w:t>(17)</w:t>
      </w:r>
      <w:r w:rsidR="00C21FCD">
        <w:fldChar w:fldCharType="end"/>
      </w:r>
      <w:r w:rsidR="00C21FCD">
        <w:t xml:space="preserve">, Stern and Kander </w:t>
      </w:r>
      <w:r w:rsidR="00C21FCD">
        <w:fldChar w:fldCharType="begin" w:fldLock="1"/>
      </w:r>
      <w:r w:rsidR="00C21FCD">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"(4)", "plainTextFormattedCitation" : "(4)", "previouslyFormattedCitation" : "(4)" }, "properties" : { "noteIndex" : 0 }, "schema" : "https://github.com/citation-style-language/schema/raw/master/csl-citation.json" }</w:instrText>
      </w:r>
      <w:r w:rsidR="00C21FCD">
        <w:fldChar w:fldCharType="separate"/>
      </w:r>
      <w:r w:rsidR="00C21FCD" w:rsidRPr="00194C38">
        <w:rPr>
          <w:noProof/>
        </w:rPr>
        <w:t>(4)</w:t>
      </w:r>
      <w:r w:rsidR="00C21FCD">
        <w:fldChar w:fldCharType="end"/>
      </w:r>
      <w:r w:rsidR="00C21FCD">
        <w:t xml:space="preserve">, Zha and Zhou </w:t>
      </w:r>
      <w:r w:rsidR="00C21FCD">
        <w:fldChar w:fldCharType="begin" w:fldLock="1"/>
      </w:r>
      <w:r w:rsidR="00C21FCD">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C21FCD">
        <w:fldChar w:fldCharType="separate"/>
      </w:r>
      <w:r w:rsidR="00C21FCD" w:rsidRPr="00980F62">
        <w:rPr>
          <w:noProof/>
        </w:rPr>
        <w:t>(18)</w:t>
      </w:r>
      <w:r w:rsidR="00C21FCD">
        <w:fldChar w:fldCharType="end"/>
      </w:r>
      <w:r w:rsidR="00C21FCD">
        <w:t xml:space="preserve">, and Temple </w:t>
      </w:r>
      <w:r w:rsidR="00C21FCD">
        <w:fldChar w:fldCharType="begin" w:fldLock="1"/>
      </w:r>
      <w:r w:rsidR="00C21FCD">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C21FCD">
        <w:fldChar w:fldCharType="separate"/>
      </w:r>
      <w:r w:rsidR="00C21FCD" w:rsidRPr="00980F62">
        <w:rPr>
          <w:noProof/>
        </w:rPr>
        <w:t>(19)</w:t>
      </w:r>
      <w:r w:rsidR="00C21FCD">
        <w:fldChar w:fldCharType="end"/>
      </w:r>
      <w:r w:rsidR="00C21FCD">
        <w:t xml:space="preserve">. </w:t>
      </w:r>
    </w:p>
    <w:p w14:paraId="3885CC15" w14:textId="7BBD82DF" w:rsidR="00212292" w:rsidRDefault="00C21FCD" w:rsidP="00212292">
      <w:r>
        <w:t xml:space="preserve">And this gets to the crux of the issue: </w:t>
      </w:r>
      <w:r w:rsidR="00582A8B">
        <w:t>as</w:t>
      </w:r>
      <w:r>
        <w:t xml:space="preserve"> a more powerful and sophisticated car</w:t>
      </w:r>
      <w:ins w:id="14" w:author="Matt" w:date="2015-06-15T15:59:00Z">
        <w:r w:rsidR="00B03A1C">
          <w:t xml:space="preserve"> [____ “car”? ____]</w:t>
        </w:r>
      </w:ins>
      <w:r>
        <w:t xml:space="preserve"> </w:t>
      </w:r>
      <w:r w:rsidR="00582A8B">
        <w:t>(compared to CD equations)</w:t>
      </w:r>
      <w:r>
        <w:t>,</w:t>
      </w:r>
      <w:r w:rsidR="00582A8B">
        <w:t xml:space="preserve"> </w:t>
      </w:r>
      <w:r>
        <w:t xml:space="preserve">using energy-augmented </w:t>
      </w:r>
      <w:r w:rsidR="0076351E">
        <w:t>CES</w:t>
      </w:r>
      <w:r>
        <w:t>-based</w:t>
      </w:r>
      <w:r w:rsidR="0076351E">
        <w:t xml:space="preserve"> MPFs</w:t>
      </w:r>
      <w:r>
        <w:t xml:space="preserve"> for empirical research </w:t>
      </w:r>
      <w:r w:rsidR="00582A8B">
        <w:t>needs a</w:t>
      </w:r>
      <w:r>
        <w:t xml:space="preserve"> more coherent owners manual</w:t>
      </w:r>
      <w:ins w:id="15" w:author="Matt" w:date="2015-06-15T15:59:00Z">
        <w:r w:rsidR="00A52469">
          <w:t xml:space="preserve"> [_____ or </w:t>
        </w:r>
      </w:ins>
      <w:ins w:id="16" w:author="Matt" w:date="2015-06-15T16:00:00Z">
        <w:r w:rsidR="00A52469">
          <w:t>“operator’s manual”? ____]</w:t>
        </w:r>
      </w:ins>
      <w:r w:rsidR="00582A8B">
        <w:t>, setting out the options and implications of choices that are made</w:t>
      </w:r>
      <w:r>
        <w:t>.</w:t>
      </w:r>
    </w:p>
    <w:p w14:paraId="574AF3AA" w14:textId="6D6BBBAF" w:rsidR="00335A1C" w:rsidRDefault="00335A1C" w:rsidP="00335A1C">
      <w:pPr>
        <w:pStyle w:val="Heading2"/>
      </w:pPr>
      <w:r>
        <w:t>Our response</w:t>
      </w:r>
    </w:p>
    <w:p w14:paraId="789299BF" w14:textId="04CAF0B1" w:rsidR="00C25113" w:rsidRPr="00C25113" w:rsidRDefault="00C33A1D">
      <w:r>
        <w:t xml:space="preserve">In response, this paper seeks to </w:t>
      </w:r>
      <w:r w:rsidR="00582A8B">
        <w:t>set out</w:t>
      </w:r>
      <w:r>
        <w:t xml:space="preserve"> - in accessible journal format - the main options and implications of choices involved in </w:t>
      </w:r>
      <w:r w:rsidR="00EF7F20">
        <w:t xml:space="preserve">setting up and empirically solving </w:t>
      </w:r>
      <w:r>
        <w:t xml:space="preserve">energy-augmented CES based MPFs. </w:t>
      </w:r>
      <w:r w:rsidR="00435994">
        <w:t xml:space="preserve">We start in section 2 by reviewing the historical roots and </w:t>
      </w:r>
      <w:r w:rsidR="00EF7F20">
        <w:t xml:space="preserve">dominance of CD and </w:t>
      </w:r>
      <w:r w:rsidR="00435994">
        <w:t xml:space="preserve">CES </w:t>
      </w:r>
      <w:r w:rsidR="00EF7F20">
        <w:t xml:space="preserve">based </w:t>
      </w:r>
      <w:r w:rsidR="00EF7F20">
        <w:lastRenderedPageBreak/>
        <w:t>MPFs</w:t>
      </w:r>
      <w:r w:rsidR="00435994">
        <w:t xml:space="preserve">. </w:t>
      </w:r>
      <w:r w:rsidR="00EF7F20">
        <w:t xml:space="preserve">To provide guidance as to their current usage, a sample of empirical CES based MPFs studies are reviewed in section 3. </w:t>
      </w:r>
      <w:r w:rsidR="00435994">
        <w:t xml:space="preserve">Then we examine the </w:t>
      </w:r>
      <w:r w:rsidR="00EF7F20">
        <w:t xml:space="preserve">empirical specification and solution in </w:t>
      </w:r>
      <w:r w:rsidR="00582A8B">
        <w:t>three</w:t>
      </w:r>
      <w:r w:rsidR="00EF7F20">
        <w:t xml:space="preserve"> parts: </w:t>
      </w:r>
      <w:r w:rsidR="00435994">
        <w:t xml:space="preserve">Section </w:t>
      </w:r>
      <w:r w:rsidR="00EF7F20">
        <w:t>4</w:t>
      </w:r>
      <w:r w:rsidR="00435994">
        <w:t xml:space="preserve"> - Specifying the </w:t>
      </w:r>
      <w:r w:rsidR="00EF7F20">
        <w:t xml:space="preserve">CES </w:t>
      </w:r>
      <w:r w:rsidR="00435994">
        <w:t xml:space="preserve">Function </w:t>
      </w:r>
      <w:r w:rsidR="00582A8B">
        <w:t xml:space="preserve">parameters; </w:t>
      </w:r>
      <w:r w:rsidR="00435994">
        <w:t xml:space="preserve">Section </w:t>
      </w:r>
      <w:r w:rsidR="00EF7F20">
        <w:t xml:space="preserve">5 </w:t>
      </w:r>
      <w:r w:rsidR="00582A8B">
        <w:t>– finalising the CES equation, and Section 6 – statistical testing</w:t>
      </w:r>
      <w:r w:rsidR="00493D53">
        <w:t>.</w:t>
      </w:r>
      <w:r w:rsidR="00435994">
        <w:t xml:space="preserve">  </w:t>
      </w:r>
      <w:r w:rsidR="00493D53">
        <w:t>C</w:t>
      </w:r>
      <w:r w:rsidR="00435994">
        <w:t>onclusions are provided</w:t>
      </w:r>
      <w:r w:rsidR="00493D53">
        <w:t xml:space="preserve"> in Section 7</w:t>
      </w:r>
      <w:r w:rsidR="00EF7F20">
        <w:t>.</w:t>
      </w:r>
    </w:p>
    <w:p w14:paraId="36C6A695" w14:textId="5CEED367" w:rsidR="00014F00" w:rsidRPr="002218EC" w:rsidRDefault="00043C82" w:rsidP="00DA3B99">
      <w:pPr>
        <w:pStyle w:val="Heading1"/>
      </w:pPr>
      <w:r>
        <w:t>Background</w:t>
      </w:r>
      <w:r w:rsidR="00720E04">
        <w:t xml:space="preserve"> </w:t>
      </w:r>
    </w:p>
    <w:p w14:paraId="386DD7C4" w14:textId="575947D3" w:rsidR="004A74C7" w:rsidRDefault="004A74C7">
      <w:pPr>
        <w:pStyle w:val="Heading2"/>
      </w:pPr>
      <w:r>
        <w:t>Historical roots</w:t>
      </w:r>
    </w:p>
    <w:p w14:paraId="5EA88505" w14:textId="787239DD" w:rsidR="00272BA6" w:rsidRPr="004A74C7" w:rsidRDefault="00443129" w:rsidP="0017506E">
      <w:pPr>
        <w:rPr>
          <w:rFonts w:eastAsiaTheme="minorEastAsia"/>
        </w:rPr>
      </w:pPr>
      <w:r>
        <w:t xml:space="preserve">Lloyd </w:t>
      </w:r>
      <w:r>
        <w:fldChar w:fldCharType="begin" w:fldLock="1"/>
      </w:r>
      <w:r w:rsidR="00FE7DC1">
        <w:instrText>ADDIN CSL_CITATION { "citationItems" : [ { "id" : "ITEM-1", "itemData" : { "author" : [ { "dropping-particle" : "", "family" : "Lloyd", "given" : "P J", "non-dropping-particle" : "", "parse-names" : false, "suffix" : "" } ], "container-title" : "History of Political Economy", "id" : "ITEM-1", "issue" : "1", "issued" : { "date-parts" : [ [ "2001" ] ] }, "page" : "1-19", "title" : "The Origins of the von Th\u00fcnen-Mill-Wiksell-Cobb-Douglas Function", "type" : "article-journal", "volume" : "33" }, "uris" : [ "http://www.mendeley.com/documents/?uuid=2734c4d4-a4e7-42b1-899a-d05ac40acb8b" ] } ], "mendeley" : { "formattedCitation" : "(20)", "plainTextFormattedCitation" : "(20)", "previouslyFormattedCitation" : "(20)" }, "properties" : { "noteIndex" : 0 }, "schema" : "https://github.com/citation-style-language/schema/raw/master/csl-citation.json" }</w:instrText>
      </w:r>
      <w:r>
        <w:fldChar w:fldCharType="separate"/>
      </w:r>
      <w:r w:rsidR="00980F62" w:rsidRPr="00980F62">
        <w:rPr>
          <w:noProof/>
        </w:rPr>
        <w:t>(20)</w:t>
      </w:r>
      <w:r>
        <w:fldChar w:fldCharType="end"/>
      </w:r>
      <w:r w:rsidR="00735454">
        <w:t xml:space="preserve"> suggests t</w:t>
      </w:r>
      <w:r w:rsidR="0069283E">
        <w:t xml:space="preserve">he C-D </w:t>
      </w:r>
      <w:r w:rsidR="00735454">
        <w:t xml:space="preserve">origins </w:t>
      </w:r>
      <w:r w:rsidR="00E32161">
        <w:t xml:space="preserve">can be traced to </w:t>
      </w:r>
      <w:r w:rsidRPr="00443129">
        <w:t>von Thünen</w:t>
      </w:r>
      <w:r>
        <w:t xml:space="preserve"> </w:t>
      </w:r>
      <w:r w:rsidR="0069283E">
        <w:t xml:space="preserve">in the 1840s and Wicksell c. 1900, well in advance of the </w:t>
      </w:r>
      <w:r w:rsidR="007F1D21">
        <w:t xml:space="preserve">1928 </w:t>
      </w:r>
      <w:r w:rsidR="0069283E">
        <w:t>C</w:t>
      </w:r>
      <w:r w:rsidR="00331C59">
        <w:t xml:space="preserve">obb-Douglas formulation </w:t>
      </w:r>
      <w:r w:rsidR="00AA31BD">
        <w:fldChar w:fldCharType="begin" w:fldLock="1"/>
      </w:r>
      <w:r w:rsidR="00FE7DC1">
        <w:instrText>ADDIN CSL_CITATION { "citationItems" : [ { "id" : "ITEM-1", "itemData" : { "author" : [ { "dropping-particle" : "", "family" : "Cobb", "given" : "C.", "non-dropping-particle" : "", "parse-names" : false, "suffix" : "" }, { "dropping-particle" : "", "family" : "Douglas", "given" : "P.", "non-dropping-particle" : "", "parse-names" : false, "suffix" : "" } ], "container-title" : "American Economic Review", "id" : "ITEM-1", "issue" : "139-165", "issued" : { "date-parts" : [ [ "1928" ] ] }, "title" : "A theory of production", "type" : "article-journal", "volume" : "18" }, "uris" : [ "http://www.mendeley.com/documents/?uuid=885a2798-269f-4c3c-8e96-b722b331f7fc" ] } ], "mendeley" : { "formattedCitation" : "(21)", "plainTextFormattedCitation" : "(21)", "previouslyFormattedCitation" : "(21)" }, "properties" : { "noteIndex" : 0 }, "schema" : "https://github.com/citation-style-language/schema/raw/master/csl-citation.json" }</w:instrText>
      </w:r>
      <w:r w:rsidR="00AA31BD">
        <w:fldChar w:fldCharType="separate"/>
      </w:r>
      <w:r w:rsidR="00980F62" w:rsidRPr="00980F62">
        <w:rPr>
          <w:noProof/>
        </w:rPr>
        <w:t>(21)</w:t>
      </w:r>
      <w:r w:rsidR="00AA31BD">
        <w:fldChar w:fldCharType="end"/>
      </w:r>
      <w:r w:rsidR="00AA31BD">
        <w:t xml:space="preserve"> </w:t>
      </w:r>
      <w:r w:rsidR="007F1D21">
        <w:t>shown</w:t>
      </w:r>
      <w:r w:rsidR="000E1462">
        <w:t xml:space="preserve"> in </w:t>
      </w:r>
      <w:r w:rsidR="00331C59">
        <w:fldChar w:fldCharType="begin"/>
      </w:r>
      <w:r w:rsidR="00331C59">
        <w:instrText xml:space="preserve"> REF _Ref413053892 \h </w:instrText>
      </w:r>
      <w:r w:rsidR="00331C59">
        <w:fldChar w:fldCharType="separate"/>
      </w:r>
      <w:r w:rsidR="00631F76" w:rsidRPr="00687467">
        <w:t xml:space="preserve">Equation </w:t>
      </w:r>
      <w:r w:rsidR="00631F76">
        <w:rPr>
          <w:noProof/>
        </w:rPr>
        <w:t>1</w:t>
      </w:r>
      <w:r w:rsidR="00331C59">
        <w:fldChar w:fldCharType="end"/>
      </w:r>
      <w:r w:rsidR="000E1462">
        <w:t>.</w:t>
      </w:r>
      <w:r w:rsidR="00331C59">
        <w:t xml:space="preserve"> </w:t>
      </w:r>
      <w:r w:rsidR="007F1D21">
        <w:t>I</w:t>
      </w:r>
      <w:r w:rsidR="0017506E">
        <w:t xml:space="preserve">n a Cobb-Douglas </w:t>
      </w:r>
      <w:r w:rsidR="00897AFC">
        <w:t>equation</w:t>
      </w:r>
      <w:r w:rsidR="0017506E">
        <w:t xml:space="preserve">, the elasticity of substitution </w:t>
      </w:r>
      <w:r w:rsidR="00043C82">
        <w:t xml:space="preserve">between production factors </w:t>
      </w:r>
      <w:r w:rsidR="0017506E">
        <w:t xml:space="preserve">(e.g. from </w:t>
      </w:r>
      <w:r w:rsidR="00043C82">
        <w:t>l</w:t>
      </w:r>
      <w:r w:rsidR="000E1462">
        <w:t>abour</w:t>
      </w:r>
      <w:r w:rsidR="0017506E">
        <w:t xml:space="preserve"> to </w:t>
      </w:r>
      <w:r w:rsidR="00043C82">
        <w:t>c</w:t>
      </w:r>
      <w:r w:rsidR="0017506E">
        <w:t xml:space="preserve">apital) is </w:t>
      </w:r>
      <w:r w:rsidR="007F1D21">
        <w:t xml:space="preserve">assumed to be </w:t>
      </w:r>
      <w:r w:rsidR="000E1462">
        <w:t>unity</w:t>
      </w:r>
      <w:r w:rsidR="00493D53">
        <w:t>.</w:t>
      </w:r>
      <w:r w:rsidR="0017506E">
        <w:t xml:space="preserve"> </w:t>
      </w:r>
      <w:r w:rsidR="00897AFC">
        <w:t>To overcome this</w:t>
      </w:r>
      <w:r w:rsidR="00493D53">
        <w:t xml:space="preserve"> significant constraint</w:t>
      </w:r>
      <w:r w:rsidR="00897AFC">
        <w:t xml:space="preserve">, </w:t>
      </w:r>
      <w:r w:rsidR="007F1D21">
        <w:t>the CES function was developed to provide flexibility for the elasticity of substitution</w:t>
      </w:r>
      <w:r w:rsidR="00CB0A6D">
        <w:t xml:space="preserve"> (sigma)</w:t>
      </w:r>
      <w:r w:rsidR="007F1D21">
        <w:t xml:space="preserve">, as the </w:t>
      </w:r>
      <w:r w:rsidR="0017506E">
        <w:t xml:space="preserve">Arrow et al </w:t>
      </w:r>
      <w:r w:rsidR="0017506E">
        <w:fldChar w:fldCharType="begin" w:fldLock="1"/>
      </w:r>
      <w:r w:rsidR="00FE7DC1">
        <w:instrText>ADDIN CSL_CITATION { "citationItems" : [ { "id" : "ITEM-1", "itemData" : { "author" : [ { "dropping-particle" : "", "family" : "Arrow", "given" : "K", "non-dropping-particle" : "", "parse-names" : false, "suffix" : "" }, { "dropping-particle" : "", "family" : "Cheney", "given" : "H", "non-dropping-particle" : "", "parse-names" : false, "suffix" : "" }, { "dropping-particle" : "", "family" : "Minhas", "given" : "C", "non-dropping-particle" : "", "parse-names" : false, "suffix" : "" }, { "dropping-particle" : "", "family" : "Solow", "given" : "R", "non-dropping-particle" : "", "parse-names" : false, "suffix" : "" } ], "container-title" : "Review of Economics and Statistics", "id" : "ITEM-1", "issue" : "3", "issued" : { "date-parts" : [ [ "1961" ] ] }, "page" : "225-250", "title" : "Capital-Labor Substitution and Economic Efficiency", "type" : "article-journal", "volume" : "43" }, "uris" : [ "http://www.mendeley.com/documents/?uuid=b627e8c7-8b35-49ae-a257-97a5719a7683" ] } ], "mendeley" : { "formattedCitation" : "(22)", "plainTextFormattedCitation" : "(22)", "previouslyFormattedCitation" : "(22)" }, "properties" : { "noteIndex" : 0 }, "schema" : "https://github.com/citation-style-language/schema/raw/master/csl-citation.json" }</w:instrText>
      </w:r>
      <w:r w:rsidR="0017506E">
        <w:fldChar w:fldCharType="separate"/>
      </w:r>
      <w:r w:rsidR="00980F62" w:rsidRPr="00980F62">
        <w:rPr>
          <w:noProof/>
        </w:rPr>
        <w:t>(22)</w:t>
      </w:r>
      <w:r w:rsidR="0017506E">
        <w:fldChar w:fldCharType="end"/>
      </w:r>
      <w:r w:rsidR="0017506E">
        <w:t xml:space="preserve"> </w:t>
      </w:r>
      <w:r w:rsidR="007F1D21">
        <w:t xml:space="preserve">formulation in </w:t>
      </w:r>
      <w:r w:rsidR="0017506E">
        <w:rPr>
          <w:rFonts w:eastAsiaTheme="minorEastAsia"/>
          <w:b/>
        </w:rPr>
        <w:fldChar w:fldCharType="begin"/>
      </w:r>
      <w:r w:rsidR="0017506E">
        <w:rPr>
          <w:rFonts w:eastAsiaTheme="minorEastAsia"/>
          <w:b/>
        </w:rPr>
        <w:instrText xml:space="preserve"> REF _Ref413054001 \h </w:instrText>
      </w:r>
      <w:r w:rsidR="0017506E">
        <w:rPr>
          <w:rFonts w:eastAsiaTheme="minorEastAsia"/>
          <w:b/>
        </w:rPr>
      </w:r>
      <w:r w:rsidR="0017506E">
        <w:rPr>
          <w:rFonts w:eastAsiaTheme="minorEastAsia"/>
          <w:b/>
        </w:rPr>
        <w:fldChar w:fldCharType="separate"/>
      </w:r>
      <w:r w:rsidR="00631F76" w:rsidRPr="00687467">
        <w:t xml:space="preserve">Equation </w:t>
      </w:r>
      <w:r w:rsidR="00631F76">
        <w:rPr>
          <w:noProof/>
        </w:rPr>
        <w:t>2</w:t>
      </w:r>
      <w:r w:rsidR="0017506E">
        <w:rPr>
          <w:rFonts w:eastAsiaTheme="minorEastAsia"/>
          <w:b/>
        </w:rPr>
        <w:fldChar w:fldCharType="end"/>
      </w:r>
      <w:r w:rsidR="000E1462">
        <w:rPr>
          <w:rFonts w:eastAsiaTheme="minorEastAsia"/>
        </w:rPr>
        <w:t xml:space="preserve"> and </w:t>
      </w:r>
      <w:r w:rsidR="000E1462">
        <w:rPr>
          <w:rFonts w:eastAsiaTheme="minorEastAsia"/>
        </w:rPr>
        <w:fldChar w:fldCharType="begin"/>
      </w:r>
      <w:r w:rsidR="000E1462">
        <w:rPr>
          <w:rFonts w:eastAsiaTheme="minorEastAsia"/>
        </w:rPr>
        <w:instrText xml:space="preserve"> REF _Ref413247596 \h </w:instrText>
      </w:r>
      <w:r w:rsidR="000E1462">
        <w:rPr>
          <w:rFonts w:eastAsiaTheme="minorEastAsia"/>
        </w:rPr>
      </w:r>
      <w:r w:rsidR="000E1462">
        <w:rPr>
          <w:rFonts w:eastAsiaTheme="minorEastAsia"/>
        </w:rPr>
        <w:fldChar w:fldCharType="separate"/>
      </w:r>
      <w:r w:rsidR="00631F76" w:rsidRPr="00687467">
        <w:t xml:space="preserve">Equation </w:t>
      </w:r>
      <w:r w:rsidR="00631F76">
        <w:rPr>
          <w:noProof/>
        </w:rPr>
        <w:t>3</w:t>
      </w:r>
      <w:r w:rsidR="000E1462">
        <w:rPr>
          <w:rFonts w:eastAsiaTheme="minorEastAsia"/>
        </w:rPr>
        <w:fldChar w:fldCharType="end"/>
      </w:r>
      <w:r w:rsidR="007F1D21" w:rsidRPr="007F1D21">
        <w:t xml:space="preserve"> </w:t>
      </w:r>
      <w:r w:rsidR="007F1D21">
        <w:t>shows</w:t>
      </w:r>
      <w:r w:rsidR="000E1462">
        <w:rPr>
          <w:rFonts w:eastAsiaTheme="minorEastAsia"/>
        </w:rPr>
        <w:t>:</w:t>
      </w:r>
      <w:r w:rsidR="0017506E" w:rsidRPr="00414AF4">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275"/>
        <w:gridCol w:w="4962"/>
      </w:tblGrid>
      <w:tr w:rsidR="004A74C7" w14:paraId="77019ECA" w14:textId="61C17457" w:rsidTr="005A1F3C">
        <w:tc>
          <w:tcPr>
            <w:tcW w:w="2802" w:type="dxa"/>
          </w:tcPr>
          <w:p w14:paraId="0B3EFD91" w14:textId="77777777" w:rsidR="004A74C7" w:rsidRDefault="004A74C7" w:rsidP="00414AF4">
            <w:pPr>
              <w:rPr>
                <w:rFonts w:eastAsiaTheme="minorEastAsia"/>
              </w:rPr>
            </w:pPr>
            <m:oMath>
              <m:r>
                <m:rPr>
                  <m:sty m:val="bi"/>
                </m:rPr>
                <w:rPr>
                  <w:rFonts w:ascii="Cambria Math" w:hAnsi="Cambria Math"/>
                </w:rPr>
                <m:t>Y=A</m:t>
              </m:r>
              <m:sSup>
                <m:sSupPr>
                  <m:ctrlPr>
                    <w:rPr>
                      <w:rFonts w:ascii="Cambria Math" w:hAnsi="Cambria Math"/>
                      <w:i/>
                    </w:rPr>
                  </m:ctrlPr>
                </m:sSupPr>
                <m:e>
                  <m:sSup>
                    <m:sSupPr>
                      <m:ctrlPr>
                        <w:rPr>
                          <w:rFonts w:ascii="Cambria Math" w:hAnsi="Cambria Math"/>
                          <w:i/>
                        </w:rPr>
                      </m:ctrlPr>
                    </m:sSupPr>
                    <m:e>
                      <m:sSup>
                        <m:sSupPr>
                          <m:ctrlPr>
                            <w:rPr>
                              <w:rFonts w:ascii="Cambria Math" w:hAnsi="Cambria Math"/>
                              <w:b/>
                              <w:i/>
                            </w:rPr>
                          </m:ctrlPr>
                        </m:sSupPr>
                        <m:e>
                          <m:r>
                            <m:rPr>
                              <m:sty m:val="bi"/>
                            </m:rPr>
                            <w:rPr>
                              <w:rFonts w:ascii="Cambria Math" w:hAnsi="Cambria Math"/>
                            </w:rPr>
                            <m:t>e</m:t>
                          </m:r>
                        </m:e>
                        <m:sup>
                          <m:r>
                            <m:rPr>
                              <m:sty m:val="bi"/>
                            </m:rPr>
                            <w:rPr>
                              <w:rFonts w:ascii="Cambria Math" w:hAnsi="Cambria Math"/>
                              <w:b/>
                              <w:i/>
                            </w:rPr>
                            <w:sym w:font="Symbol" w:char="F06C"/>
                          </m:r>
                          <m:r>
                            <m:rPr>
                              <m:sty m:val="bi"/>
                            </m:rPr>
                            <w:rPr>
                              <w:rFonts w:ascii="Cambria Math" w:hAnsi="Cambria Math"/>
                            </w:rPr>
                            <m:t>t</m:t>
                          </m:r>
                        </m:sup>
                      </m:sSup>
                      <m:r>
                        <m:rPr>
                          <m:sty m:val="bi"/>
                        </m:rPr>
                        <w:rPr>
                          <w:rFonts w:ascii="Cambria Math" w:hAnsi="Cambria Math"/>
                        </w:rPr>
                        <m:t>K</m:t>
                      </m:r>
                    </m:e>
                    <m:sup>
                      <m:r>
                        <m:rPr>
                          <m:sty m:val="bi"/>
                        </m:rPr>
                        <w:rPr>
                          <w:rFonts w:ascii="Cambria Math" w:hAnsi="Cambria Math"/>
                        </w:rPr>
                        <m:t>α</m:t>
                      </m:r>
                    </m:sup>
                  </m:sSup>
                  <m:r>
                    <m:rPr>
                      <m:sty m:val="bi"/>
                    </m:rPr>
                    <w:rPr>
                      <w:rFonts w:ascii="Cambria Math" w:hAnsi="Cambria Math"/>
                    </w:rPr>
                    <m:t>L</m:t>
                  </m:r>
                </m:e>
                <m:sup>
                  <m:r>
                    <m:rPr>
                      <m:sty m:val="bi"/>
                    </m:rPr>
                    <w:rPr>
                      <w:rFonts w:ascii="Cambria Math" w:hAnsi="Cambria Math"/>
                      <w:b/>
                      <w:i/>
                    </w:rPr>
                    <w:sym w:font="Symbol" w:char="F062"/>
                  </m:r>
                </m:sup>
              </m:sSup>
            </m:oMath>
            <w:r w:rsidRPr="00687467">
              <w:rPr>
                <w:rFonts w:eastAsiaTheme="minorEastAsia"/>
              </w:rPr>
              <w:tab/>
            </w:r>
          </w:p>
          <w:p w14:paraId="0A930C25" w14:textId="3DCB0B01" w:rsidR="00A34C1F" w:rsidRDefault="00A34C1F" w:rsidP="00414AF4"/>
        </w:tc>
        <w:tc>
          <w:tcPr>
            <w:tcW w:w="1275" w:type="dxa"/>
          </w:tcPr>
          <w:p w14:paraId="464598BF" w14:textId="360C6C55" w:rsidR="004A74C7" w:rsidRDefault="004A74C7" w:rsidP="00C559BD">
            <w:bookmarkStart w:id="17" w:name="_Ref413053892"/>
            <w:r w:rsidRPr="00687467">
              <w:t xml:space="preserve">Equation </w:t>
            </w:r>
            <w:fldSimple w:instr=" SEQ Equation \* ARABIC ">
              <w:r w:rsidR="00631F76">
                <w:rPr>
                  <w:noProof/>
                </w:rPr>
                <w:t>1</w:t>
              </w:r>
            </w:fldSimple>
            <w:bookmarkEnd w:id="17"/>
          </w:p>
        </w:tc>
        <w:tc>
          <w:tcPr>
            <w:tcW w:w="4962" w:type="dxa"/>
            <w:vMerge w:val="restart"/>
          </w:tcPr>
          <w:p w14:paraId="55990F16" w14:textId="4F004C28" w:rsidR="004A74C7" w:rsidRPr="00687467" w:rsidRDefault="004A74C7" w:rsidP="00C559BD">
            <w:r>
              <w:rPr>
                <w:noProof/>
                <w:lang w:val="en-US" w:eastAsia="en-US"/>
              </w:rPr>
              <mc:AlternateContent>
                <mc:Choice Requires="wps">
                  <w:drawing>
                    <wp:anchor distT="0" distB="0" distL="114300" distR="114300" simplePos="0" relativeHeight="251659264" behindDoc="1" locked="0" layoutInCell="1" allowOverlap="1" wp14:anchorId="7C6DD607" wp14:editId="5A631E66">
                      <wp:simplePos x="0" y="0"/>
                      <wp:positionH relativeFrom="column">
                        <wp:posOffset>118745</wp:posOffset>
                      </wp:positionH>
                      <wp:positionV relativeFrom="paragraph">
                        <wp:posOffset>47625</wp:posOffset>
                      </wp:positionV>
                      <wp:extent cx="2950210" cy="1714500"/>
                      <wp:effectExtent l="0" t="0" r="2159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714500"/>
                              </a:xfrm>
                              <a:prstGeom prst="rect">
                                <a:avLst/>
                              </a:prstGeom>
                              <a:solidFill>
                                <a:srgbClr val="FFFFFF"/>
                              </a:solidFill>
                              <a:ln w="9525">
                                <a:solidFill>
                                  <a:srgbClr val="000000"/>
                                </a:solidFill>
                                <a:miter lim="800000"/>
                                <a:headEnd/>
                                <a:tailEnd/>
                              </a:ln>
                            </wps:spPr>
                            <wps:txbx>
                              <w:txbxContent>
                                <w:p w14:paraId="6F104AC5" w14:textId="2D74B5DD" w:rsidR="002742D9" w:rsidRPr="0017506E" w:rsidRDefault="002742D9" w:rsidP="0017506E">
                                  <w:pPr>
                                    <w:spacing w:after="0" w:line="240" w:lineRule="auto"/>
                                    <w:rPr>
                                      <w:rFonts w:eastAsiaTheme="minorEastAsia"/>
                                      <w:sz w:val="18"/>
                                      <w:szCs w:val="18"/>
                                    </w:rPr>
                                  </w:pPr>
                                  <w:r>
                                    <w:rPr>
                                      <w:rFonts w:eastAsiaTheme="minorEastAsia"/>
                                      <w:sz w:val="18"/>
                                      <w:szCs w:val="18"/>
                                    </w:rPr>
                                    <w:t>Y    = (economic) Output</w:t>
                                  </w:r>
                                </w:p>
                                <w:p w14:paraId="121A1916" w14:textId="1B43723E" w:rsidR="002742D9" w:rsidRDefault="002742D9" w:rsidP="0017506E">
                                  <w:pPr>
                                    <w:spacing w:after="0" w:line="240" w:lineRule="auto"/>
                                    <w:rPr>
                                      <w:rFonts w:eastAsiaTheme="minorEastAsia"/>
                                      <w:sz w:val="18"/>
                                      <w:szCs w:val="18"/>
                                    </w:rPr>
                                  </w:pPr>
                                  <w:r>
                                    <w:rPr>
                                      <w:rFonts w:eastAsiaTheme="minorEastAsia"/>
                                      <w:sz w:val="18"/>
                                      <w:szCs w:val="18"/>
                                    </w:rPr>
                                    <w:t>A,</w:t>
                                  </w:r>
                                  <w:r w:rsidRPr="0017506E">
                                    <w:rPr>
                                      <w:rFonts w:eastAsiaTheme="minorEastAsia"/>
                                      <w:sz w:val="18"/>
                                      <w:szCs w:val="18"/>
                                    </w:rPr>
                                    <w:t>C = constant</w:t>
                                  </w:r>
                                  <w:r>
                                    <w:rPr>
                                      <w:rFonts w:eastAsiaTheme="minorEastAsia"/>
                                      <w:sz w:val="18"/>
                                      <w:szCs w:val="18"/>
                                    </w:rPr>
                                    <w:t>s</w:t>
                                  </w:r>
                                  <w:r w:rsidRPr="0017506E">
                                    <w:rPr>
                                      <w:rFonts w:eastAsiaTheme="minorEastAsia"/>
                                      <w:sz w:val="18"/>
                                      <w:szCs w:val="18"/>
                                    </w:rPr>
                                    <w:t xml:space="preserve"> </w:t>
                                  </w:r>
                                </w:p>
                                <w:p w14:paraId="7483F131" w14:textId="1C52BEF6" w:rsidR="002742D9" w:rsidRDefault="002742D9" w:rsidP="0017506E">
                                  <w:pPr>
                                    <w:spacing w:after="0" w:line="240" w:lineRule="auto"/>
                                    <w:rPr>
                                      <w:rFonts w:eastAsiaTheme="minorEastAsia"/>
                                      <w:sz w:val="18"/>
                                      <w:szCs w:val="18"/>
                                    </w:rPr>
                                  </w:pPr>
                                  <w:r w:rsidRPr="0017506E">
                                    <w:rPr>
                                      <w:rFonts w:eastAsiaTheme="minorEastAsia"/>
                                      <w:sz w:val="18"/>
                                      <w:szCs w:val="18"/>
                                    </w:rPr>
                                    <w:t xml:space="preserve">K </w:t>
                                  </w:r>
                                  <w:r>
                                    <w:rPr>
                                      <w:rFonts w:eastAsiaTheme="minorEastAsia"/>
                                      <w:sz w:val="18"/>
                                      <w:szCs w:val="18"/>
                                    </w:rPr>
                                    <w:t xml:space="preserve">    </w:t>
                                  </w:r>
                                  <w:r w:rsidRPr="0017506E">
                                    <w:rPr>
                                      <w:rFonts w:eastAsiaTheme="minorEastAsia"/>
                                      <w:sz w:val="18"/>
                                      <w:szCs w:val="18"/>
                                    </w:rPr>
                                    <w:t xml:space="preserve">= Capital </w:t>
                                  </w:r>
                                </w:p>
                                <w:p w14:paraId="2646144F" w14:textId="7171B899" w:rsidR="002742D9" w:rsidRDefault="002742D9" w:rsidP="0017506E">
                                  <w:pPr>
                                    <w:spacing w:after="0" w:line="240" w:lineRule="auto"/>
                                    <w:rPr>
                                      <w:rFonts w:eastAsiaTheme="minorEastAsia"/>
                                      <w:sz w:val="18"/>
                                      <w:szCs w:val="18"/>
                                    </w:rPr>
                                  </w:pPr>
                                  <w:r>
                                    <w:rPr>
                                      <w:rFonts w:eastAsiaTheme="minorEastAsia"/>
                                      <w:sz w:val="18"/>
                                      <w:szCs w:val="18"/>
                                    </w:rPr>
                                    <w:t>L     = Labour</w:t>
                                  </w:r>
                                </w:p>
                                <w:p w14:paraId="0BFA439E" w14:textId="32C3B334" w:rsidR="002742D9" w:rsidRDefault="002742D9" w:rsidP="0017506E">
                                  <w:pPr>
                                    <w:spacing w:after="0" w:line="240" w:lineRule="auto"/>
                                    <w:rPr>
                                      <w:rFonts w:eastAsiaTheme="minorEastAsia"/>
                                      <w:sz w:val="18"/>
                                      <w:szCs w:val="18"/>
                                    </w:rPr>
                                  </w:pPr>
                                  <w:r>
                                    <w:rPr>
                                      <w:rFonts w:eastAsiaTheme="minorEastAsia"/>
                                      <w:sz w:val="18"/>
                                      <w:szCs w:val="18"/>
                                    </w:rPr>
                                    <w:t xml:space="preserve">a     = output share of capital </w:t>
                                  </w:r>
                                </w:p>
                                <w:p w14:paraId="3DDC3500" w14:textId="18BEA1D8" w:rsidR="002742D9" w:rsidRDefault="002742D9" w:rsidP="0017506E">
                                  <w:pPr>
                                    <w:spacing w:after="0" w:line="240" w:lineRule="auto"/>
                                    <w:rPr>
                                      <w:rFonts w:eastAsiaTheme="minorEastAsia"/>
                                      <w:sz w:val="18"/>
                                      <w:szCs w:val="18"/>
                                    </w:rPr>
                                  </w:pPr>
                                  <w:r>
                                    <w:rPr>
                                      <w:rFonts w:eastAsiaTheme="minorEastAsia"/>
                                      <w:sz w:val="18"/>
                                      <w:szCs w:val="18"/>
                                    </w:rPr>
                                    <w:t>1-a  = output share of labour</w:t>
                                  </w:r>
                                </w:p>
                                <w:p w14:paraId="75EB306B" w14:textId="645387AD" w:rsidR="002742D9" w:rsidRDefault="002742D9" w:rsidP="0017506E">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54BF0BE9" w14:textId="7388D821"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61"/>
                                  </w:r>
                                  <w:r>
                                    <w:rPr>
                                      <w:rFonts w:eastAsiaTheme="minorEastAsia"/>
                                      <w:sz w:val="18"/>
                                      <w:szCs w:val="18"/>
                                    </w:rPr>
                                    <w:t xml:space="preserve">     </w:t>
                                  </w:r>
                                  <w:r w:rsidRPr="0017506E">
                                    <w:rPr>
                                      <w:rFonts w:eastAsiaTheme="minorEastAsia"/>
                                      <w:sz w:val="18"/>
                                      <w:szCs w:val="18"/>
                                    </w:rPr>
                                    <w:t xml:space="preserve">= </w:t>
                                  </w:r>
                                  <w:r>
                                    <w:rPr>
                                      <w:rFonts w:eastAsiaTheme="minorEastAsia"/>
                                      <w:sz w:val="18"/>
                                      <w:szCs w:val="18"/>
                                    </w:rPr>
                                    <w:t>elasticity of output (Y) w.r.t. Capital</w:t>
                                  </w:r>
                                </w:p>
                                <w:p w14:paraId="4038D6F7" w14:textId="63D8537C" w:rsidR="002742D9" w:rsidRPr="0017506E" w:rsidRDefault="002742D9" w:rsidP="0017506E">
                                  <w:pPr>
                                    <w:spacing w:after="0" w:line="240" w:lineRule="auto"/>
                                    <w:rPr>
                                      <w:sz w:val="18"/>
                                      <w:szCs w:val="18"/>
                                    </w:rPr>
                                  </w:pPr>
                                  <w:r>
                                    <w:rPr>
                                      <w:rFonts w:eastAsiaTheme="minorEastAsia"/>
                                      <w:sz w:val="18"/>
                                      <w:szCs w:val="18"/>
                                    </w:rPr>
                                    <w:sym w:font="Symbol" w:char="F062"/>
                                  </w:r>
                                  <w:r>
                                    <w:rPr>
                                      <w:rFonts w:eastAsiaTheme="minorEastAsia"/>
                                      <w:sz w:val="18"/>
                                      <w:szCs w:val="18"/>
                                    </w:rPr>
                                    <w:t xml:space="preserve">     = elasticity of output (Y) w.r.t. Labour</w:t>
                                  </w:r>
                                </w:p>
                                <w:p w14:paraId="733A4932" w14:textId="7D07B2A8"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72"/>
                                  </w:r>
                                  <w:r>
                                    <w:rPr>
                                      <w:rFonts w:eastAsiaTheme="minorEastAsia"/>
                                      <w:sz w:val="18"/>
                                      <w:szCs w:val="18"/>
                                    </w:rPr>
                                    <w:t xml:space="preserve">     = </w:t>
                                  </w:r>
                                  <w:r w:rsidRPr="0017506E">
                                    <w:rPr>
                                      <w:rFonts w:eastAsiaTheme="minorEastAsia"/>
                                      <w:sz w:val="18"/>
                                      <w:szCs w:val="18"/>
                                    </w:rPr>
                                    <w:t xml:space="preserve">a substitution parameter </w:t>
                                  </w:r>
                                </w:p>
                                <w:p w14:paraId="35057B57" w14:textId="2B5DC57A" w:rsidR="002742D9" w:rsidRDefault="002742D9" w:rsidP="0017506E">
                                  <w:pPr>
                                    <w:spacing w:after="0" w:line="240" w:lineRule="auto"/>
                                    <w:rPr>
                                      <w:rFonts w:eastAsiaTheme="minorEastAsia"/>
                                      <w:sz w:val="18"/>
                                      <w:szCs w:val="18"/>
                                    </w:rPr>
                                  </w:pPr>
                                  <w:r>
                                    <w:rPr>
                                      <w:rFonts w:eastAsiaTheme="minorEastAsia"/>
                                      <w:sz w:val="18"/>
                                      <w:szCs w:val="18"/>
                                    </w:rPr>
                                    <w:sym w:font="Symbol" w:char="F06E"/>
                                  </w:r>
                                  <w:r>
                                    <w:rPr>
                                      <w:rFonts w:eastAsiaTheme="minorEastAsia"/>
                                      <w:sz w:val="18"/>
                                      <w:szCs w:val="18"/>
                                    </w:rPr>
                                    <w:t xml:space="preserve">     = variable returns to scale parameter</w:t>
                                  </w:r>
                                </w:p>
                                <w:p w14:paraId="39828EE9" w14:textId="476DA91E" w:rsidR="002742D9" w:rsidRDefault="002742D9" w:rsidP="0017506E">
                                  <w:pPr>
                                    <w:spacing w:after="0" w:line="240" w:lineRule="auto"/>
                                    <w:rPr>
                                      <w:rFonts w:eastAsiaTheme="minorEastAsia"/>
                                      <w:sz w:val="18"/>
                                      <w:szCs w:val="18"/>
                                    </w:rPr>
                                  </w:pPr>
                                  <w:r>
                                    <w:rPr>
                                      <w:rFonts w:eastAsiaTheme="minorEastAsia"/>
                                      <w:sz w:val="18"/>
                                      <w:szCs w:val="18"/>
                                    </w:rPr>
                                    <w:sym w:font="Symbol" w:char="F073"/>
                                  </w:r>
                                  <w:r>
                                    <w:rPr>
                                      <w:rFonts w:eastAsiaTheme="minorEastAsia"/>
                                      <w:sz w:val="18"/>
                                      <w:szCs w:val="18"/>
                                    </w:rPr>
                                    <w:t xml:space="preserve">     = </w:t>
                                  </w:r>
                                  <w:r w:rsidRPr="0017506E">
                                    <w:rPr>
                                      <w:rFonts w:eastAsiaTheme="minorEastAsia"/>
                                      <w:sz w:val="18"/>
                                      <w:szCs w:val="18"/>
                                    </w:rPr>
                                    <w:t>the elasticity of substitution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35pt;margin-top:3.75pt;width:232.3pt;height: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">
                      <v:textbox>
                        <w:txbxContent>
                          <w:p w14:paraId="6F104AC5" w14:textId="2D74B5DD" w:rsidR="002742D9" w:rsidRPr="0017506E" w:rsidRDefault="002742D9" w:rsidP="0017506E">
                            <w:pPr>
                              <w:spacing w:after="0" w:line="240" w:lineRule="auto"/>
                              <w:rPr>
                                <w:rFonts w:eastAsiaTheme="minorEastAsia"/>
                                <w:sz w:val="18"/>
                                <w:szCs w:val="18"/>
                              </w:rPr>
                            </w:pPr>
                            <w:r>
                              <w:rPr>
                                <w:rFonts w:eastAsiaTheme="minorEastAsia"/>
                                <w:sz w:val="18"/>
                                <w:szCs w:val="18"/>
                              </w:rPr>
                              <w:t>Y    = (economic) Output</w:t>
                            </w:r>
                          </w:p>
                          <w:p w14:paraId="121A1916" w14:textId="1B43723E" w:rsidR="002742D9" w:rsidRDefault="002742D9" w:rsidP="0017506E">
                            <w:pPr>
                              <w:spacing w:after="0" w:line="240" w:lineRule="auto"/>
                              <w:rPr>
                                <w:rFonts w:eastAsiaTheme="minorEastAsia"/>
                                <w:sz w:val="18"/>
                                <w:szCs w:val="18"/>
                              </w:rPr>
                            </w:pPr>
                            <w:r>
                              <w:rPr>
                                <w:rFonts w:eastAsiaTheme="minorEastAsia"/>
                                <w:sz w:val="18"/>
                                <w:szCs w:val="18"/>
                              </w:rPr>
                              <w:t>A</w:t>
                            </w:r>
                            <w:proofErr w:type="gramStart"/>
                            <w:r>
                              <w:rPr>
                                <w:rFonts w:eastAsiaTheme="minorEastAsia"/>
                                <w:sz w:val="18"/>
                                <w:szCs w:val="18"/>
                              </w:rPr>
                              <w:t>,</w:t>
                            </w:r>
                            <w:r w:rsidRPr="0017506E">
                              <w:rPr>
                                <w:rFonts w:eastAsiaTheme="minorEastAsia"/>
                                <w:sz w:val="18"/>
                                <w:szCs w:val="18"/>
                              </w:rPr>
                              <w:t>C</w:t>
                            </w:r>
                            <w:proofErr w:type="gramEnd"/>
                            <w:r w:rsidRPr="0017506E">
                              <w:rPr>
                                <w:rFonts w:eastAsiaTheme="minorEastAsia"/>
                                <w:sz w:val="18"/>
                                <w:szCs w:val="18"/>
                              </w:rPr>
                              <w:t xml:space="preserve"> = constant</w:t>
                            </w:r>
                            <w:r>
                              <w:rPr>
                                <w:rFonts w:eastAsiaTheme="minorEastAsia"/>
                                <w:sz w:val="18"/>
                                <w:szCs w:val="18"/>
                              </w:rPr>
                              <w:t>s</w:t>
                            </w:r>
                            <w:r w:rsidRPr="0017506E">
                              <w:rPr>
                                <w:rFonts w:eastAsiaTheme="minorEastAsia"/>
                                <w:sz w:val="18"/>
                                <w:szCs w:val="18"/>
                              </w:rPr>
                              <w:t xml:space="preserve"> </w:t>
                            </w:r>
                          </w:p>
                          <w:p w14:paraId="7483F131" w14:textId="1C52BEF6" w:rsidR="002742D9" w:rsidRDefault="002742D9" w:rsidP="0017506E">
                            <w:pPr>
                              <w:spacing w:after="0" w:line="240" w:lineRule="auto"/>
                              <w:rPr>
                                <w:rFonts w:eastAsiaTheme="minorEastAsia"/>
                                <w:sz w:val="18"/>
                                <w:szCs w:val="18"/>
                              </w:rPr>
                            </w:pPr>
                            <w:r w:rsidRPr="0017506E">
                              <w:rPr>
                                <w:rFonts w:eastAsiaTheme="minorEastAsia"/>
                                <w:sz w:val="18"/>
                                <w:szCs w:val="18"/>
                              </w:rPr>
                              <w:t xml:space="preserve">K </w:t>
                            </w:r>
                            <w:r>
                              <w:rPr>
                                <w:rFonts w:eastAsiaTheme="minorEastAsia"/>
                                <w:sz w:val="18"/>
                                <w:szCs w:val="18"/>
                              </w:rPr>
                              <w:t xml:space="preserve">    </w:t>
                            </w:r>
                            <w:r w:rsidRPr="0017506E">
                              <w:rPr>
                                <w:rFonts w:eastAsiaTheme="minorEastAsia"/>
                                <w:sz w:val="18"/>
                                <w:szCs w:val="18"/>
                              </w:rPr>
                              <w:t xml:space="preserve">= Capital </w:t>
                            </w:r>
                          </w:p>
                          <w:p w14:paraId="2646144F" w14:textId="7171B899" w:rsidR="002742D9" w:rsidRDefault="002742D9" w:rsidP="0017506E">
                            <w:pPr>
                              <w:spacing w:after="0" w:line="240" w:lineRule="auto"/>
                              <w:rPr>
                                <w:rFonts w:eastAsiaTheme="minorEastAsia"/>
                                <w:sz w:val="18"/>
                                <w:szCs w:val="18"/>
                              </w:rPr>
                            </w:pPr>
                            <w:r>
                              <w:rPr>
                                <w:rFonts w:eastAsiaTheme="minorEastAsia"/>
                                <w:sz w:val="18"/>
                                <w:szCs w:val="18"/>
                              </w:rPr>
                              <w:t>L     = Labour</w:t>
                            </w:r>
                          </w:p>
                          <w:p w14:paraId="0BFA439E" w14:textId="32C3B334" w:rsidR="002742D9" w:rsidRDefault="002742D9" w:rsidP="0017506E">
                            <w:pPr>
                              <w:spacing w:after="0" w:line="240" w:lineRule="auto"/>
                              <w:rPr>
                                <w:rFonts w:eastAsiaTheme="minorEastAsia"/>
                                <w:sz w:val="18"/>
                                <w:szCs w:val="18"/>
                              </w:rPr>
                            </w:pPr>
                            <w:r>
                              <w:rPr>
                                <w:rFonts w:eastAsiaTheme="minorEastAsia"/>
                                <w:sz w:val="18"/>
                                <w:szCs w:val="18"/>
                              </w:rPr>
                              <w:t xml:space="preserve">a     = output share of capital </w:t>
                            </w:r>
                          </w:p>
                          <w:p w14:paraId="3DDC3500" w14:textId="18BEA1D8" w:rsidR="002742D9" w:rsidRDefault="002742D9" w:rsidP="0017506E">
                            <w:pPr>
                              <w:spacing w:after="0" w:line="240" w:lineRule="auto"/>
                              <w:rPr>
                                <w:rFonts w:eastAsiaTheme="minorEastAsia"/>
                                <w:sz w:val="18"/>
                                <w:szCs w:val="18"/>
                              </w:rPr>
                            </w:pPr>
                            <w:r>
                              <w:rPr>
                                <w:rFonts w:eastAsiaTheme="minorEastAsia"/>
                                <w:sz w:val="18"/>
                                <w:szCs w:val="18"/>
                              </w:rPr>
                              <w:t>1-</w:t>
                            </w:r>
                            <w:proofErr w:type="gramStart"/>
                            <w:r>
                              <w:rPr>
                                <w:rFonts w:eastAsiaTheme="minorEastAsia"/>
                                <w:sz w:val="18"/>
                                <w:szCs w:val="18"/>
                              </w:rPr>
                              <w:t>a  =</w:t>
                            </w:r>
                            <w:proofErr w:type="gramEnd"/>
                            <w:r>
                              <w:rPr>
                                <w:rFonts w:eastAsiaTheme="minorEastAsia"/>
                                <w:sz w:val="18"/>
                                <w:szCs w:val="18"/>
                              </w:rPr>
                              <w:t xml:space="preserve"> output share of labour</w:t>
                            </w:r>
                          </w:p>
                          <w:p w14:paraId="75EB306B" w14:textId="645387AD" w:rsidR="002742D9" w:rsidRDefault="002742D9" w:rsidP="0017506E">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54BF0BE9" w14:textId="7388D821"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61"/>
                            </w:r>
                            <w:r>
                              <w:rPr>
                                <w:rFonts w:eastAsiaTheme="minorEastAsia"/>
                                <w:sz w:val="18"/>
                                <w:szCs w:val="18"/>
                              </w:rPr>
                              <w:t xml:space="preserve">     </w:t>
                            </w:r>
                            <w:r w:rsidRPr="0017506E">
                              <w:rPr>
                                <w:rFonts w:eastAsiaTheme="minorEastAsia"/>
                                <w:sz w:val="18"/>
                                <w:szCs w:val="18"/>
                              </w:rPr>
                              <w:t xml:space="preserve">= </w:t>
                            </w:r>
                            <w:r>
                              <w:rPr>
                                <w:rFonts w:eastAsiaTheme="minorEastAsia"/>
                                <w:sz w:val="18"/>
                                <w:szCs w:val="18"/>
                              </w:rPr>
                              <w:t>elasticity of output (Y) w.r.t. Capital</w:t>
                            </w:r>
                          </w:p>
                          <w:p w14:paraId="4038D6F7" w14:textId="63D8537C" w:rsidR="002742D9" w:rsidRPr="0017506E" w:rsidRDefault="002742D9" w:rsidP="0017506E">
                            <w:pPr>
                              <w:spacing w:after="0" w:line="240" w:lineRule="auto"/>
                              <w:rPr>
                                <w:sz w:val="18"/>
                                <w:szCs w:val="18"/>
                              </w:rPr>
                            </w:pPr>
                            <w:r>
                              <w:rPr>
                                <w:rFonts w:eastAsiaTheme="minorEastAsia"/>
                                <w:sz w:val="18"/>
                                <w:szCs w:val="18"/>
                              </w:rPr>
                              <w:sym w:font="Symbol" w:char="F062"/>
                            </w:r>
                            <w:r>
                              <w:rPr>
                                <w:rFonts w:eastAsiaTheme="minorEastAsia"/>
                                <w:sz w:val="18"/>
                                <w:szCs w:val="18"/>
                              </w:rPr>
                              <w:t xml:space="preserve">     = elasticity of output (Y) w.r.t. Labour</w:t>
                            </w:r>
                          </w:p>
                          <w:p w14:paraId="733A4932" w14:textId="7D07B2A8"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72"/>
                            </w:r>
                            <w:r>
                              <w:rPr>
                                <w:rFonts w:eastAsiaTheme="minorEastAsia"/>
                                <w:sz w:val="18"/>
                                <w:szCs w:val="18"/>
                              </w:rPr>
                              <w:t xml:space="preserve">     = </w:t>
                            </w:r>
                            <w:r w:rsidRPr="0017506E">
                              <w:rPr>
                                <w:rFonts w:eastAsiaTheme="minorEastAsia"/>
                                <w:sz w:val="18"/>
                                <w:szCs w:val="18"/>
                              </w:rPr>
                              <w:t xml:space="preserve">a substitution parameter </w:t>
                            </w:r>
                          </w:p>
                          <w:p w14:paraId="35057B57" w14:textId="2B5DC57A" w:rsidR="002742D9" w:rsidRDefault="002742D9" w:rsidP="0017506E">
                            <w:pPr>
                              <w:spacing w:after="0" w:line="240" w:lineRule="auto"/>
                              <w:rPr>
                                <w:rFonts w:eastAsiaTheme="minorEastAsia"/>
                                <w:sz w:val="18"/>
                                <w:szCs w:val="18"/>
                              </w:rPr>
                            </w:pPr>
                            <w:r>
                              <w:rPr>
                                <w:rFonts w:eastAsiaTheme="minorEastAsia"/>
                                <w:sz w:val="18"/>
                                <w:szCs w:val="18"/>
                              </w:rPr>
                              <w:sym w:font="Symbol" w:char="F06E"/>
                            </w:r>
                            <w:r>
                              <w:rPr>
                                <w:rFonts w:eastAsiaTheme="minorEastAsia"/>
                                <w:sz w:val="18"/>
                                <w:szCs w:val="18"/>
                              </w:rPr>
                              <w:t xml:space="preserve">     = variable returns to scale parameter</w:t>
                            </w:r>
                          </w:p>
                          <w:p w14:paraId="39828EE9" w14:textId="476DA91E" w:rsidR="002742D9" w:rsidRDefault="002742D9" w:rsidP="0017506E">
                            <w:pPr>
                              <w:spacing w:after="0" w:line="240" w:lineRule="auto"/>
                              <w:rPr>
                                <w:rFonts w:eastAsiaTheme="minorEastAsia"/>
                                <w:sz w:val="18"/>
                                <w:szCs w:val="18"/>
                              </w:rPr>
                            </w:pPr>
                            <w:r>
                              <w:rPr>
                                <w:rFonts w:eastAsiaTheme="minorEastAsia"/>
                                <w:sz w:val="18"/>
                                <w:szCs w:val="18"/>
                              </w:rPr>
                              <w:sym w:font="Symbol" w:char="F073"/>
                            </w:r>
                            <w:r>
                              <w:rPr>
                                <w:rFonts w:eastAsiaTheme="minorEastAsia"/>
                                <w:sz w:val="18"/>
                                <w:szCs w:val="18"/>
                              </w:rPr>
                              <w:t xml:space="preserve">     = </w:t>
                            </w:r>
                            <w:r w:rsidRPr="0017506E">
                              <w:rPr>
                                <w:rFonts w:eastAsiaTheme="minorEastAsia"/>
                                <w:sz w:val="18"/>
                                <w:szCs w:val="18"/>
                              </w:rPr>
                              <w:t>the elasticity of substitution</w:t>
                            </w:r>
                          </w:p>
                        </w:txbxContent>
                      </v:textbox>
                      <w10:wrap type="topAndBottom"/>
                    </v:shape>
                  </w:pict>
                </mc:Fallback>
              </mc:AlternateContent>
            </w:r>
          </w:p>
        </w:tc>
      </w:tr>
      <w:tr w:rsidR="004A74C7" w14:paraId="26300DE9" w14:textId="6BE4A4E4" w:rsidTr="005A1F3C">
        <w:tc>
          <w:tcPr>
            <w:tcW w:w="2802" w:type="dxa"/>
          </w:tcPr>
          <w:p w14:paraId="18AD4C67" w14:textId="2C83B8C9" w:rsidR="004A74C7" w:rsidRPr="00540A58" w:rsidRDefault="00540A58">
            <w:pPr>
              <w:rPr>
                <w:b/>
              </w:rPr>
            </w:pPr>
            <m:oMath>
              <m:r>
                <m:rPr>
                  <m:sty m:val="bi"/>
                </m:rPr>
                <w:rPr>
                  <w:rFonts w:ascii="Cambria Math" w:hAnsi="Cambria Math"/>
                </w:rPr>
                <m:t>Y=C</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-ρ</m:t>
                          </m:r>
                        </m:sup>
                      </m:sSup>
                      <m:r>
                        <m:rPr>
                          <m:sty m:val="bi"/>
                        </m:rPr>
                        <w:rPr>
                          <w:rFonts w:ascii="Cambria Math" w:hAnsi="Cambria Math"/>
                        </w:rPr>
                        <m:t xml:space="preserve">+(1-a) </m:t>
                      </m:r>
                      <m:sSup>
                        <m:sSupPr>
                          <m:ctrlPr>
                            <w:rPr>
                              <w:rFonts w:ascii="Cambria Math" w:hAnsi="Cambria Math"/>
                              <w:b/>
                              <w:i/>
                            </w:rPr>
                          </m:ctrlPr>
                        </m:sSupPr>
                        <m:e>
                          <m:r>
                            <m:rPr>
                              <m:sty m:val="bi"/>
                            </m:rPr>
                            <w:rPr>
                              <w:rFonts w:ascii="Cambria Math" w:hAnsi="Cambria Math"/>
                            </w:rPr>
                            <m:t>L</m:t>
                          </m:r>
                        </m:e>
                        <m:sup>
                          <m:r>
                            <m:rPr>
                              <m:sty m:val="bi"/>
                            </m:rPr>
                            <w:rPr>
                              <w:rFonts w:ascii="Cambria Math" w:hAnsi="Cambria Math"/>
                            </w:rPr>
                            <m:t>-ρ</m:t>
                          </m:r>
                        </m:sup>
                      </m:sSup>
                    </m:e>
                  </m:d>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004A74C7" w:rsidRPr="00540A58">
              <w:rPr>
                <w:rFonts w:eastAsiaTheme="minorEastAsia"/>
                <w:b/>
              </w:rPr>
              <w:tab/>
            </w:r>
          </w:p>
        </w:tc>
        <w:tc>
          <w:tcPr>
            <w:tcW w:w="1275" w:type="dxa"/>
          </w:tcPr>
          <w:p w14:paraId="4B58BBF9" w14:textId="09D863FD" w:rsidR="004A74C7" w:rsidRDefault="004A74C7" w:rsidP="009B5589">
            <w:bookmarkStart w:id="18" w:name="_Ref413054001"/>
            <w:r w:rsidRPr="00687467">
              <w:t xml:space="preserve">Equation </w:t>
            </w:r>
            <w:fldSimple w:instr=" SEQ Equation \* ARABIC ">
              <w:r w:rsidR="00631F76">
                <w:rPr>
                  <w:noProof/>
                </w:rPr>
                <w:t>2</w:t>
              </w:r>
            </w:fldSimple>
            <w:bookmarkEnd w:id="18"/>
          </w:p>
        </w:tc>
        <w:tc>
          <w:tcPr>
            <w:tcW w:w="4962" w:type="dxa"/>
            <w:vMerge/>
          </w:tcPr>
          <w:p w14:paraId="3D96C03B" w14:textId="77777777" w:rsidR="004A74C7" w:rsidRPr="00687467" w:rsidRDefault="004A74C7" w:rsidP="009B5589"/>
        </w:tc>
      </w:tr>
      <w:tr w:rsidR="004A74C7" w14:paraId="174D2EFB" w14:textId="5B596595" w:rsidTr="005A1F3C">
        <w:trPr>
          <w:trHeight w:val="1276"/>
        </w:trPr>
        <w:tc>
          <w:tcPr>
            <w:tcW w:w="2802" w:type="dxa"/>
            <w:tcMar>
              <w:top w:w="57" w:type="dxa"/>
            </w:tcMar>
          </w:tcPr>
          <w:p w14:paraId="5BA64345" w14:textId="502141EA" w:rsidR="004A74C7" w:rsidRPr="00540A58" w:rsidRDefault="00540A58" w:rsidP="00FF2B27">
            <w:pPr>
              <w:rPr>
                <w:b/>
              </w:rPr>
            </w:pPr>
            <m:oMath>
              <m:r>
                <m:rPr>
                  <m:sty m:val="bi"/>
                </m:rPr>
                <w:rPr>
                  <w:rFonts w:ascii="Cambria Math" w:eastAsiaTheme="minorEastAsia" w:hAnsi="Cambria Math"/>
                </w:rPr>
                <m:t xml:space="preserve">σ=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1+ρ</m:t>
                  </m:r>
                </m:den>
              </m:f>
            </m:oMath>
            <w:r w:rsidR="004A74C7" w:rsidRPr="00540A58">
              <w:rPr>
                <w:rFonts w:eastAsiaTheme="minorEastAsia"/>
                <w:b/>
              </w:rPr>
              <w:tab/>
            </w:r>
          </w:p>
        </w:tc>
        <w:tc>
          <w:tcPr>
            <w:tcW w:w="1275" w:type="dxa"/>
            <w:tcMar>
              <w:top w:w="57" w:type="dxa"/>
            </w:tcMar>
          </w:tcPr>
          <w:p w14:paraId="146F9253" w14:textId="77777777" w:rsidR="004A74C7" w:rsidRDefault="004A74C7" w:rsidP="00517082">
            <w:bookmarkStart w:id="19" w:name="_Ref413247596"/>
            <w:r w:rsidRPr="00687467">
              <w:t xml:space="preserve">Equation </w:t>
            </w:r>
            <w:fldSimple w:instr=" SEQ Equation \* ARABIC ">
              <w:r w:rsidR="00631F76">
                <w:rPr>
                  <w:noProof/>
                </w:rPr>
                <w:t>3</w:t>
              </w:r>
            </w:fldSimple>
            <w:bookmarkEnd w:id="19"/>
          </w:p>
        </w:tc>
        <w:tc>
          <w:tcPr>
            <w:tcW w:w="4962" w:type="dxa"/>
            <w:vMerge/>
          </w:tcPr>
          <w:p w14:paraId="0F9AF048" w14:textId="77777777" w:rsidR="004A74C7" w:rsidRPr="00687467" w:rsidRDefault="004A74C7" w:rsidP="00517082"/>
        </w:tc>
      </w:tr>
    </w:tbl>
    <w:p w14:paraId="462F42A9" w14:textId="3DFD775A" w:rsidR="00CB0A6D" w:rsidRDefault="007F1D21" w:rsidP="00450A15">
      <w:r w:rsidRPr="007F1D21">
        <w:t xml:space="preserve">MPFs are applied, empirically, at economy-wide scale by </w:t>
      </w:r>
      <w:r w:rsidR="00493D53">
        <w:t>estimating</w:t>
      </w:r>
      <w:r w:rsidR="00CB0A6D">
        <w:t xml:space="preserve"> values for</w:t>
      </w:r>
      <w:r w:rsidRPr="007F1D21">
        <w:t xml:space="preserve"> the </w:t>
      </w:r>
      <w:r w:rsidR="00493D53">
        <w:t>unknown</w:t>
      </w:r>
      <w:r w:rsidR="00493D53" w:rsidRPr="007F1D21">
        <w:t xml:space="preserve"> </w:t>
      </w:r>
      <w:r w:rsidRPr="007F1D21">
        <w:t xml:space="preserve">parameters to obtain the best possible </w:t>
      </w:r>
      <w:r w:rsidR="00493D53">
        <w:t>fit against</w:t>
      </w:r>
      <w:r w:rsidR="00493D53" w:rsidRPr="007F1D21">
        <w:t xml:space="preserve"> </w:t>
      </w:r>
      <w:r w:rsidRPr="007F1D21">
        <w:t xml:space="preserve">historical </w:t>
      </w:r>
      <w:r w:rsidR="00493D53">
        <w:t xml:space="preserve">economic </w:t>
      </w:r>
      <w:r w:rsidRPr="007F1D21">
        <w:t>output</w:t>
      </w:r>
      <w:r w:rsidR="00493D53">
        <w:t xml:space="preserve"> (Y)</w:t>
      </w:r>
      <w:r>
        <w:t xml:space="preserve">. </w:t>
      </w:r>
      <w:r w:rsidR="00E32161">
        <w:t xml:space="preserve">Solow’s </w:t>
      </w:r>
      <w:r w:rsidR="000A6C86">
        <w:t xml:space="preserve">1957 </w:t>
      </w:r>
      <w:r w:rsidR="00331C59">
        <w:t>study of the US</w:t>
      </w:r>
      <w:r w:rsidR="000A6C86">
        <w:t xml:space="preserve"> </w:t>
      </w:r>
      <w:r w:rsidR="000A6C86">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0A6C86">
        <w:fldChar w:fldCharType="separate"/>
      </w:r>
      <w:r w:rsidR="00194C38" w:rsidRPr="00194C38">
        <w:rPr>
          <w:noProof/>
        </w:rPr>
        <w:t>(2)</w:t>
      </w:r>
      <w:r w:rsidR="000A6C86">
        <w:fldChar w:fldCharType="end"/>
      </w:r>
      <w:r w:rsidR="000A6C86">
        <w:t xml:space="preserve"> </w:t>
      </w:r>
      <w:r w:rsidR="00445903">
        <w:t xml:space="preserve">using the C-D function </w:t>
      </w:r>
      <w:r w:rsidR="00251E6F">
        <w:t>“</w:t>
      </w:r>
      <w:r w:rsidR="00251E6F" w:rsidRPr="00540A58">
        <w:rPr>
          <w:i/>
        </w:rPr>
        <w:t>was a landmark in the development of growth accounting</w:t>
      </w:r>
      <w:r w:rsidR="00251E6F">
        <w:t>”</w:t>
      </w:r>
      <w:r w:rsidR="00251E6F">
        <w:fldChar w:fldCharType="begin" w:fldLock="1"/>
      </w:r>
      <w:r w:rsidR="00FE7DC1">
        <w:instrText>ADDIN CSL_CITATION { "citationItems" : [ { "id" : "ITEM-1", "itemData" : { "author" : [ { "dropping-particle" : "", "family" : "Crafts", "given" : "Nicholas", "non-dropping-particle" : "", "parse-names" : false, "suffix" : "" } ], "container-title" : "Conference paper - HOPE Conference: Robert Solow and the Development of Growth Economics, Duke University, April 2008", "id" : "ITEM-1", "issued" : { "date-parts" : [ [ "2008" ] ] }, "title" : "Solow and Growth Accounting: A Perspective from Quantitative Economics History", "type" : "article-journal" }, "uris" : [ "http://www.mendeley.com/documents/?uuid=793127f3-55af-46e4-9707-9981a374af05" ] } ], "mendeley" : { "formattedCitation" : "(23)", "plainTextFormattedCitation" : "(23)", "previouslyFormattedCitation" : "(23)" }, "properties" : { "noteIndex" : 0 }, "schema" : "https://github.com/citation-style-language/schema/raw/master/csl-citation.json" }</w:instrText>
      </w:r>
      <w:r w:rsidR="00251E6F">
        <w:fldChar w:fldCharType="separate"/>
      </w:r>
      <w:r w:rsidR="00980F62" w:rsidRPr="00980F62">
        <w:rPr>
          <w:noProof/>
        </w:rPr>
        <w:t>(23)</w:t>
      </w:r>
      <w:r w:rsidR="00251E6F">
        <w:fldChar w:fldCharType="end"/>
      </w:r>
      <w:r w:rsidR="00251E6F">
        <w:t>, and was followed in the 1960s by others including Arrow</w:t>
      </w:r>
      <w:r w:rsidR="001E2687">
        <w:t xml:space="preserve"> </w:t>
      </w:r>
      <w:r w:rsidR="001E2687">
        <w:fldChar w:fldCharType="begin" w:fldLock="1"/>
      </w:r>
      <w:r w:rsidR="00FE7DC1">
        <w:instrText>ADDIN CSL_CITATION { "citationItems" : [ { "id" : "ITEM-1", "itemData" : { "author" : [ { "dropping-particle" : "", "family" : "Arrow", "given" : "K", "non-dropping-particle" : "", "parse-names" : false, "suffix" : "" }, { "dropping-particle" : "", "family" : "Cheney", "given" : "H", "non-dropping-particle" : "", "parse-names" : false, "suffix" : "" }, { "dropping-particle" : "", "family" : "Minhas", "given" : "C", "non-dropping-particle" : "", "parse-names" : false, "suffix" : "" }, { "dropping-particle" : "", "family" : "Solow", "given" : "R", "non-dropping-particle" : "", "parse-names" : false, "suffix" : "" } ], "container-title" : "Review of Economics and Statistics", "id" : "ITEM-1", "issue" : "3", "issued" : { "date-parts" : [ [ "1961" ] ] }, "page" : "225-250", "title" : "Capital-Labor Substitution and Economic Efficiency", "type" : "article-journal", "volume" : "43" }, "uris" : [ "http://www.mendeley.com/documents/?uuid=b627e8c7-8b35-49ae-a257-97a5719a7683" ] } ], "mendeley" : { "formattedCitation" : "(22)", "plainTextFormattedCitation" : "(22)", "previouslyFormattedCitation" : "(22)" }, "properties" : { "noteIndex" : 0 }, "schema" : "https://github.com/citation-style-language/schema/raw/master/csl-citation.json" }</w:instrText>
      </w:r>
      <w:r w:rsidR="001E2687">
        <w:fldChar w:fldCharType="separate"/>
      </w:r>
      <w:r w:rsidR="00980F62" w:rsidRPr="00980F62">
        <w:rPr>
          <w:noProof/>
        </w:rPr>
        <w:t>(22)</w:t>
      </w:r>
      <w:r w:rsidR="001E2687">
        <w:fldChar w:fldCharType="end"/>
      </w:r>
      <w:r w:rsidR="00251E6F">
        <w:t>, Denison</w:t>
      </w:r>
      <w:r w:rsidR="001E2687">
        <w:t xml:space="preserve"> </w:t>
      </w:r>
      <w:r w:rsidR="001E2687">
        <w:fldChar w:fldCharType="begin" w:fldLock="1"/>
      </w:r>
      <w:r w:rsidR="00FE7DC1">
        <w:instrText>ADDIN CSL_CITATION { "citationItems" : [ { "id" : "ITEM-1", "itemData" : { "author" : [ { "dropping-particle" : "", "family" : "Denison", "given" : "E.F.", "non-dropping-particle" : "", "parse-names" : false, "suffix" : "" } ], "container-title" : "Supplementary Paper No. 13, New York: Committee for Economic Development.", "id" : "ITEM-1", "issued" : { "date-parts" : [ [ "1962" ] ] }, "title" : "The Sources of Economic Growth in the United States and the Alternatives Before Us", "type" : "article-journal" }, "uris" : [ "http://www.mendeley.com/documents/?uuid=c49fd23c-827d-4f72-8c14-4af9b3c3a2b8" ] } ], "mendeley" : { "formattedCitation" : "(24)", "plainTextFormattedCitation" : "(24)", "previouslyFormattedCitation" : "(24)" }, "properties" : { "noteIndex" : 0 }, "schema" : "https://github.com/citation-style-language/schema/raw/master/csl-citation.json" }</w:instrText>
      </w:r>
      <w:r w:rsidR="001E2687">
        <w:fldChar w:fldCharType="separate"/>
      </w:r>
      <w:r w:rsidR="00980F62" w:rsidRPr="00980F62">
        <w:rPr>
          <w:noProof/>
        </w:rPr>
        <w:t>(24)</w:t>
      </w:r>
      <w:r w:rsidR="001E2687">
        <w:fldChar w:fldCharType="end"/>
      </w:r>
      <w:r w:rsidR="00251E6F">
        <w:t xml:space="preserve"> and Jorgenson</w:t>
      </w:r>
      <w:r w:rsidR="001E2687">
        <w:t xml:space="preserve"> </w:t>
      </w:r>
      <w:r w:rsidR="001E2687">
        <w:fldChar w:fldCharType="begin" w:fldLock="1"/>
      </w:r>
      <w:r w:rsidR="00FE7DC1">
        <w:instrText>ADDIN CSL_CITATION { "citationItems" : [ { "id" : "ITEM-1", "itemData" : { "author" : [ { "dropping-particle" : "", "family" : "Jorgenson", "given" : "D. W.", "non-dropping-particle" : "", "parse-names" : false, "suffix" : "" }, { "dropping-particle" : "", "family" : "Griliches", "given" : "Z.", "non-dropping-particle" : "", "parse-names" : false, "suffix" : "" } ], "container-title" : "The Review of Economic Studies", "id" : "ITEM-1", "issued" : { "date-parts" : [ [ "1967" ] ] }, "page" : "249-283", "title" : "The explanation of productivity change", "type" : "article-journal" }, "uris" : [ "http://www.mendeley.com/documents/?uuid=93dcda93-8d78-465b-bb6b-ad3cb048ce0f" ] } ], "mendeley" : { "formattedCitation" : "(25)", "plainTextFormattedCitation" : "(25)", "previouslyFormattedCitation" : "(25)" }, "properties" : { "noteIndex" : 0 }, "schema" : "https://github.com/citation-style-language/schema/raw/master/csl-citation.json" }</w:instrText>
      </w:r>
      <w:r w:rsidR="001E2687">
        <w:fldChar w:fldCharType="separate"/>
      </w:r>
      <w:r w:rsidR="00980F62" w:rsidRPr="00980F62">
        <w:rPr>
          <w:noProof/>
        </w:rPr>
        <w:t>(25)</w:t>
      </w:r>
      <w:r w:rsidR="001E2687">
        <w:fldChar w:fldCharType="end"/>
      </w:r>
      <w:r w:rsidR="00251E6F">
        <w:t xml:space="preserve">. </w:t>
      </w:r>
      <w:r w:rsidR="00321B93">
        <w:t>E</w:t>
      </w:r>
      <w:r w:rsidR="002075B1">
        <w:t xml:space="preserve">mpirical </w:t>
      </w:r>
      <w:r w:rsidR="00377E1C">
        <w:t>MPF</w:t>
      </w:r>
      <w:r w:rsidR="002075B1">
        <w:t xml:space="preserve"> applications </w:t>
      </w:r>
      <w:r w:rsidR="00321B93">
        <w:t>typically examine issue</w:t>
      </w:r>
      <w:r w:rsidR="00F11DFD">
        <w:t>s</w:t>
      </w:r>
      <w:r w:rsidR="00321B93">
        <w:t xml:space="preserve"> </w:t>
      </w:r>
      <w:r w:rsidR="00F11DFD">
        <w:t>including</w:t>
      </w:r>
      <w:r w:rsidR="00321B93">
        <w:t xml:space="preserve"> </w:t>
      </w:r>
      <w:r w:rsidR="00331C59">
        <w:t xml:space="preserve">substitution or price elasticities </w:t>
      </w:r>
      <w:r w:rsidR="008D3410">
        <w:fldChar w:fldCharType="begin" w:fldLock="1"/>
      </w:r>
      <w:r w:rsidR="00FE7DC1">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"id" : "ITEM-2",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"ITEM-2", "issued" : { "date-parts" : [ [ "2008" ] ] }, "page" : "671-686", "title" : "Sigma: The long and short of it", "type" : "article-journal", "volume" : "30" }, "uris" : [ "http://www.mendeley.com/documents/?uuid=05d8b8e1-2eca-4828-95d4-080751bafd0b" ] }, { "id" : "ITEM-3",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"ITEM-3", "issued" : { "date-parts" : [ [ "2008" ] ] }, "page" : "687-690", "title" : "Comment on \"Sigma: The long and short of it\"", "type" : "article-journal", "volume" : "30" }, "uris" : [ "http://www.mendeley.com/documents/?uuid=91322714-94cf-4d20-8c3f-635f530a85d5" ] } ], "mendeley" : { "formattedCitation" : "(10,26,27)", "plainTextFormattedCitation" : "(10,26,27)", "previouslyFormattedCitation" : "(10,26,27)" }, "properties" : { "noteIndex" : 0 }, "schema" : "https://github.com/citation-style-language/schema/raw/master/csl-citation.json" }</w:instrText>
      </w:r>
      <w:r w:rsidR="008D3410">
        <w:fldChar w:fldCharType="separate"/>
      </w:r>
      <w:r w:rsidR="00980F62" w:rsidRPr="00980F62">
        <w:rPr>
          <w:noProof/>
        </w:rPr>
        <w:t>(10,26,27)</w:t>
      </w:r>
      <w:r w:rsidR="008D3410">
        <w:fldChar w:fldCharType="end"/>
      </w:r>
      <w:r w:rsidR="001F07CB">
        <w:t xml:space="preserve">; </w:t>
      </w:r>
      <w:r w:rsidR="00F11DFD">
        <w:t>assigning</w:t>
      </w:r>
      <w:r w:rsidR="00331C59">
        <w:t xml:space="preserve"> growth </w:t>
      </w:r>
      <w:r w:rsidR="00F11DFD">
        <w:t xml:space="preserve">to </w:t>
      </w:r>
      <w:r w:rsidR="00331C59">
        <w:t xml:space="preserve">technical change and factors of production </w:t>
      </w:r>
      <w:r w:rsidR="00780AB7">
        <w:fldChar w:fldCharType="begin" w:fldLock="1"/>
      </w:r>
      <w:r w:rsidR="00FE7DC1">
        <w:instrText>ADDIN CSL_CITATION { "citationItems" : [ { "id" : "ITEM-1", "itemData" : { "author" : [ { "dropping-particle" : "", "family" : "Groth", "given" : "By Charlotta", "non-dropping-particle" : "", "parse-names" : false, "suffix" : "" }, { "dropping-particle" : "", "family" : "Gutierrez-domenech", "given" : "Maria", "non-dropping-particle" : "", "parse-names" : false, "suffix" : "" }, { "dropping-particle" : "", "family" : "Srinivasan", "given" : "Sylaja", "non-dropping-particle" : "", "parse-names" : false, "suffix" : "" } ], "container-title" : "Bank of England Quarterly Bulletin: Spring 2004", "id" : "ITEM-1", "issued" : { "date-parts" : [ [ "2004" ] ] }, "page" : "63-73", "title" : "Measuring total factor productivity for the United Kingdom", "type" : "article-journal" }, "uris" : [ "http://www.mendeley.com/documents/?uuid=ff6f6f1c-795d-4e8a-95db-60d91bfb94a3" ] }, { "id" : "ITEM-2",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"ITEM-2", "issued" : { "date-parts" : [ [ "2010" ] ] }, "page" : "1-49", "title" : "Growth Accounting with Misallocation: Or, Doing Less with More in Singapore", "type" : "article-journal" }, "uris" : [ "http://www.mendeley.com/documents/?uuid=484aa2a3-b39f-4173-87b5-87c88c4ee80e" ] }, { "id" : "ITEM-3",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"ITEM-3", "issue" : "1", "issued" : { "date-parts" : [ [ "2002" ] ] }, "page" : "247-256", "title" : "China\u2019s Economic Growth: 1952 \u2013 2010", "type" : "article-journal", "volume" : "51" }, "uris" : [ "http://www.mendeley.com/documents/?uuid=b0f31110-44c6-46cf-ac23-23ee87972015" ] }, { "id" : "ITEM-4", "itemData" : { "author" : [ { "dropping-particle" : "", "family" : "Baier", "given" : "Scott L", "non-dropping-particle" : "", "parse-names" : false, "suffix" : "" }, { "dropping-particle" : "", "family" : "Dwyer-Jr", "given" : "Gerald P", "non-dropping-particle" : "", "parse-names" : false, "suffix" : "" }, { "dropping-particle" : "", "family" : "Tamura", "given" : "Robert", "non-dropping-particle" : "", "parse-names" : false, "suffix" : "" } ], "container-title" : "Federal Bank Reserve of Atlanta: Working Paper 2002-2a", "id" : "ITEM-4", "issued" : { "date-parts" : [ [ "2002" ] ] }, "title" : "How Important Are Capital and Total Factor Productivity for Economic Growth?", "type" : "article-journal" }, "uris" : [ "http://www.mendeley.com/documents/?uuid=8bb98b71-eb37-4f7b-9e73-9176d9e5f21a" ] } ], "mendeley" : { "formattedCitation" : "(28\u201331)", "plainTextFormattedCitation" : "(28\u201331)", "previouslyFormattedCitation" : "(28\u201331)" }, "properties" : { "noteIndex" : 0 }, "schema" : "https://github.com/citation-style-language/schema/raw/master/csl-citation.json" }</w:instrText>
      </w:r>
      <w:r w:rsidR="00780AB7">
        <w:fldChar w:fldCharType="separate"/>
      </w:r>
      <w:r w:rsidR="00980F62" w:rsidRPr="00980F62">
        <w:rPr>
          <w:noProof/>
        </w:rPr>
        <w:t>(28–31)</w:t>
      </w:r>
      <w:r w:rsidR="00780AB7">
        <w:fldChar w:fldCharType="end"/>
      </w:r>
      <w:r w:rsidR="00331C59">
        <w:t xml:space="preserve">; </w:t>
      </w:r>
      <w:r w:rsidR="00CB0A6D">
        <w:t xml:space="preserve">and </w:t>
      </w:r>
      <w:r w:rsidR="00331C59">
        <w:t>address</w:t>
      </w:r>
      <w:r w:rsidR="00F11DFD">
        <w:t>ing</w:t>
      </w:r>
      <w:r w:rsidR="00331C59">
        <w:t xml:space="preserve"> policy issues </w:t>
      </w:r>
      <w:r w:rsidR="00331C59">
        <w:fldChar w:fldCharType="begin" w:fldLock="1"/>
      </w:r>
      <w:r w:rsidR="00FE7DC1">
        <w:instrText>ADDIN CSL_CITATION { "citationItems" : [ { "id" : "ITEM-1",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"ITEM-1", "issued" : { "date-parts" : [ [ "2014" ] ] }, "page" : "1622-1625", "publisher" : "Elsevier B.V.", "title" : "Substitutability and the Cost of Climate Mitigation Policy", "type" : "article-journal", "volume" : "61 (2014)" }, "uris" : [ "http://www.mendeley.com/documents/?uuid=9164dcf0-d5fa-495d-8115-0f3d154db3e9"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"(13,32)", "plainTextFormattedCitation" : "(13,32)", "previouslyFormattedCitation" : "(13,32)" }, "properties" : { "noteIndex" : 0 }, "schema" : "https://github.com/citation-style-language/schema/raw/master/csl-citation.json" }</w:instrText>
      </w:r>
      <w:r w:rsidR="00331C59">
        <w:fldChar w:fldCharType="separate"/>
      </w:r>
      <w:r w:rsidR="00980F62" w:rsidRPr="00980F62">
        <w:rPr>
          <w:noProof/>
        </w:rPr>
        <w:t>(13,32)</w:t>
      </w:r>
      <w:r w:rsidR="00331C59">
        <w:fldChar w:fldCharType="end"/>
      </w:r>
      <w:r w:rsidR="001F07CB">
        <w:t xml:space="preserve">. </w:t>
      </w:r>
    </w:p>
    <w:p w14:paraId="6B850312" w14:textId="5418E22B" w:rsidR="00A34C1F" w:rsidRDefault="00493D53">
      <w:r>
        <w:t xml:space="preserve">Conventional </w:t>
      </w:r>
      <w:r w:rsidR="00CB0A6D" w:rsidRPr="00CB0A6D">
        <w:t>growth theory ascribes economic expansion to the two canonical factors of production</w:t>
      </w:r>
      <w:r w:rsidR="00A34C1F">
        <w:t>:</w:t>
      </w:r>
      <w:r w:rsidR="00CB0A6D" w:rsidRPr="00CB0A6D">
        <w:t xml:space="preserve"> capital and labour, and any additional growth (or decline) is assumed to be caused by exogenous factors </w:t>
      </w:r>
      <w:r w:rsidR="00A34C1F">
        <w:t xml:space="preserve">(e.g. innovation) </w:t>
      </w:r>
      <w:r w:rsidR="00CB0A6D" w:rsidRPr="00CB0A6D">
        <w:t xml:space="preserve">and wrapped up in total factor productivity (TFP). </w:t>
      </w:r>
      <w:r w:rsidR="00CB0A6D">
        <w:t xml:space="preserve">Many studies ascribe </w:t>
      </w:r>
      <w:ins w:id="20" w:author="Matt" w:date="2015-06-15T16:04:00Z">
        <w:r w:rsidR="00BF04C1">
          <w:t xml:space="preserve">[____ I think you mean “subscribe” here. </w:t>
        </w:r>
      </w:ins>
      <w:ins w:id="21" w:author="Matt" w:date="2015-06-15T16:05:00Z">
        <w:r w:rsidR="009D1D6A">
          <w:t>But, I would rather say “utilize.”</w:t>
        </w:r>
      </w:ins>
      <w:ins w:id="22" w:author="Matt" w:date="2015-06-15T16:04:00Z">
        <w:r w:rsidR="00BF04C1">
          <w:t xml:space="preserve">____] </w:t>
        </w:r>
      </w:ins>
      <w:r w:rsidR="00CB0A6D">
        <w:t xml:space="preserve">to this model </w:t>
      </w:r>
      <w:r w:rsidR="00CC75D3">
        <w:fldChar w:fldCharType="begin" w:fldLock="1"/>
      </w:r>
      <w:r w:rsidR="008B674E">
        <w:instrText>ADDIN CSL_CITATION { "citationItems" : [ { "id" : "ITEM-1",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"ITEM-1", "issued" : { "date-parts" : [ [ "1985" ] ] }, "page" : "1-23", "title" : "Total factor productivity in postwar Soviet industry and its branches", "type" : "article-journal", "volume" : "9" }, "uris" : [ "http://www.mendeley.com/documents/?uuid=0bf4568f-8703-4dd7-96ce-29a276edb095" ] }, { "id" : "ITEM-2", "itemData" : { "author" : [ { "dropping-particle" : "", "family" : "Nelson", "given" : "Richard R.", "non-dropping-particle" : "", "parse-names" : false, "suffix" : "" } ], "container-title" : "The American Economic Review", "id" : "ITEM-2", "issue" : "5", "issued" : { "date-parts" : [ [ "1964" ] ] }, "page" : "575-606", "title" : "Aggregate Production Functions and Medium-Range Growth Projections", "type" : "article-journal", "volume" : "54" }, "uris" : [ "http://www.mendeley.com/documents/?uuid=0e997320-601c-4935-bf91-94c2e6c53525" ] }, { "id" : "ITEM-3",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"ITEM-3", "issue" : "1", "issued" : { "date-parts" : [ [ "2002" ] ] }, "page" : "247-256", "title" : "China\u2019s Economic Growth: 1952 \u2013 2010", "type" : "article-journal", "volume" : "51" }, "uris" : [ "http://www.mendeley.com/documents/?uuid=b0f31110-44c6-46cf-ac23-23ee87972015" ] } ], "mendeley" : { "formattedCitation" : "(3,30,33)", "plainTextFormattedCitation" : "(3,30,33)", "previouslyFormattedCitation" : "(3,30,33)" }, "properties" : { "noteIndex" : 0 }, "schema" : "https://github.com/citation-style-language/schema/raw/master/csl-citation.json" }</w:instrText>
      </w:r>
      <w:r w:rsidR="00CC75D3">
        <w:fldChar w:fldCharType="separate"/>
      </w:r>
      <w:r w:rsidR="00194C38" w:rsidRPr="00194C38">
        <w:rPr>
          <w:noProof/>
        </w:rPr>
        <w:t>(3,30,33)</w:t>
      </w:r>
      <w:r w:rsidR="00CC75D3">
        <w:fldChar w:fldCharType="end"/>
      </w:r>
      <w:r w:rsidR="00CB0A6D">
        <w:rPr>
          <w:color w:val="FF0000"/>
        </w:rPr>
        <w:t xml:space="preserve">. </w:t>
      </w:r>
      <w:r w:rsidR="00CB0A6D" w:rsidRPr="00475112">
        <w:t xml:space="preserve">However, researchers </w:t>
      </w:r>
      <w:r w:rsidR="00475112" w:rsidRPr="00475112">
        <w:t xml:space="preserve">– </w:t>
      </w:r>
      <w:r w:rsidR="00CC75D3">
        <w:t xml:space="preserve">famously including </w:t>
      </w:r>
      <w:r w:rsidR="00475112" w:rsidRPr="00475112">
        <w:t xml:space="preserve">Solow </w:t>
      </w:r>
      <w:r w:rsidR="00CC75D3">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CC75D3">
        <w:fldChar w:fldCharType="separate"/>
      </w:r>
      <w:r w:rsidR="00194C38" w:rsidRPr="00194C38">
        <w:rPr>
          <w:noProof/>
        </w:rPr>
        <w:t>(2)</w:t>
      </w:r>
      <w:r w:rsidR="00CC75D3">
        <w:fldChar w:fldCharType="end"/>
      </w:r>
      <w:r w:rsidR="00475112" w:rsidRPr="00475112">
        <w:rPr>
          <w:color w:val="FF0000"/>
        </w:rPr>
        <w:t xml:space="preserve"> </w:t>
      </w:r>
      <w:r w:rsidR="00475112" w:rsidRPr="00475112">
        <w:t>- commonly</w:t>
      </w:r>
      <w:r w:rsidR="00CB0A6D" w:rsidRPr="00475112">
        <w:t xml:space="preserve"> </w:t>
      </w:r>
      <w:r w:rsidR="00475112" w:rsidRPr="00475112">
        <w:t xml:space="preserve">find capital and labour </w:t>
      </w:r>
      <w:del w:id="23" w:author="Matt" w:date="2015-06-15T16:05:00Z">
        <w:r w:rsidR="00475112" w:rsidRPr="00475112" w:rsidDel="0052712A">
          <w:delText xml:space="preserve">only </w:delText>
        </w:r>
      </w:del>
      <w:r w:rsidR="00475112" w:rsidRPr="00475112">
        <w:t xml:space="preserve">explains </w:t>
      </w:r>
      <w:ins w:id="24" w:author="Matt" w:date="2015-06-15T16:05:00Z">
        <w:r w:rsidR="0052712A" w:rsidRPr="00475112">
          <w:t xml:space="preserve">only </w:t>
        </w:r>
      </w:ins>
      <w:r w:rsidR="00475112" w:rsidRPr="00475112">
        <w:t>a minority of economic output</w:t>
      </w:r>
      <w:r w:rsidR="00832015">
        <w:t xml:space="preserve"> compared to </w:t>
      </w:r>
      <w:r w:rsidR="00475112">
        <w:t xml:space="preserve">the exogenous Solow Residual </w:t>
      </w:r>
      <w:r w:rsidR="00832015">
        <w:t xml:space="preserve">term </w:t>
      </w:r>
      <w:r w:rsidR="00475112">
        <w:t xml:space="preserve">(the change in </w:t>
      </w:r>
      <w:r w:rsidR="00475112" w:rsidRPr="00475112">
        <w:t>TFP</w:t>
      </w:r>
      <w:r w:rsidR="00475112">
        <w:t>)</w:t>
      </w:r>
      <w:r w:rsidR="00475112" w:rsidRPr="00475112">
        <w:t xml:space="preserve">. </w:t>
      </w:r>
      <w:ins w:id="25" w:author="Matt" w:date="2015-06-15T16:03:00Z">
        <w:r w:rsidR="00EB34B5">
          <w:t xml:space="preserve">[____ This is true only if you </w:t>
        </w:r>
      </w:ins>
      <w:ins w:id="26" w:author="Matt" w:date="2015-06-15T16:05:00Z">
        <w:r w:rsidR="0052712A">
          <w:t>constrained by</w:t>
        </w:r>
      </w:ins>
      <w:ins w:id="27" w:author="Matt" w:date="2015-06-15T16:03:00Z">
        <w:r w:rsidR="00EB34B5">
          <w:t xml:space="preserve"> the cost share </w:t>
        </w:r>
      </w:ins>
      <w:ins w:id="28" w:author="Matt" w:date="2015-06-15T16:04:00Z">
        <w:r w:rsidR="00EB34B5">
          <w:t xml:space="preserve">theorem, right? ____] </w:t>
        </w:r>
      </w:ins>
      <w:r w:rsidR="006D1024">
        <w:t xml:space="preserve">Researchers </w:t>
      </w:r>
      <w:r w:rsidR="006D1024">
        <w:lastRenderedPageBreak/>
        <w:t xml:space="preserve">have been working on TFP and the Solow Residual for over 50 years, including Jorgenson </w:t>
      </w:r>
      <w:r w:rsidR="006D1024">
        <w:fldChar w:fldCharType="begin" w:fldLock="1"/>
      </w:r>
      <w:r w:rsidR="006D1024">
        <w:instrText>ADDIN CSL_CITATION { "citationItems" : [ { "id" : "ITEM-1", "itemData" : { "author" : [ { "dropping-particle" : "", "family" : "Jorgenson", "given" : "D. W.", "non-dropping-particle" : "", "parse-names" : false, "suffix" : "" }, { "dropping-particle" : "", "family" : "Griliches", "given" : "Z.", "non-dropping-particle" : "", "parse-names" : false, "suffix" : "" } ], "container-title" : "The Review of Economic Studies", "id" : "ITEM-1", "issued" : { "date-parts" : [ [ "1967" ] ] }, "page" : "249-283", "title" : "The explanation of productivity change", "type" : "article-journal" }, "uris" : [ "http://www.mendeley.com/documents/?uuid=93dcda93-8d78-465b-bb6b-ad3cb048ce0f" ] } ], "mendeley" : { "formattedCitation" : "(25)", "plainTextFormattedCitation" : "(25)", "previouslyFormattedCitation" : "(25)" }, "properties" : { "noteIndex" : 0 }, "schema" : "https://github.com/citation-style-language/schema/raw/master/csl-citation.json" }</w:instrText>
      </w:r>
      <w:r w:rsidR="006D1024">
        <w:fldChar w:fldCharType="separate"/>
      </w:r>
      <w:r w:rsidR="006D1024" w:rsidRPr="006D1024">
        <w:rPr>
          <w:noProof/>
        </w:rPr>
        <w:t>(25)</w:t>
      </w:r>
      <w:r w:rsidR="006D1024">
        <w:fldChar w:fldCharType="end"/>
      </w:r>
      <w:r w:rsidR="006D1024">
        <w:t xml:space="preserve">, Denison </w:t>
      </w:r>
      <w:r w:rsidR="006D1024">
        <w:fldChar w:fldCharType="begin" w:fldLock="1"/>
      </w:r>
      <w:r w:rsidR="00FB291D">
        <w:instrText>ADDIN CSL_CITATION { "citationItems" : [ { "id" : "ITEM-1", "itemData" : { "author" : [ { "dropping-particle" : "", "family" : "Denison", "given" : "E.F.", "non-dropping-particle" : "", "parse-names" : false, "suffix" : "" } ], "container-title" : "Brookings Institution Press", "id" : "ITEM-1", "issued" : { "date-parts" : [ [ "1979" ] ] }, "title" : "Accounting for slower economic growth: the United States in the 1970's", "type" : "article-journal" }, "uris" : [ "http://www.mendeley.com/documents/?uuid=e4bcb2df-6219-43a5-a753-464ef8cdeeb5" ] } ], "mendeley" : { "formattedCitation" : "(34)", "plainTextFormattedCitation" : "(34)", "previouslyFormattedCitation" : "(34)" }, "properties" : { "noteIndex" : 0 }, "schema" : "https://github.com/citation-style-language/schema/raw/master/csl-citation.json" }</w:instrText>
      </w:r>
      <w:r w:rsidR="006D1024">
        <w:fldChar w:fldCharType="separate"/>
      </w:r>
      <w:r w:rsidR="006D1024" w:rsidRPr="006D1024">
        <w:rPr>
          <w:noProof/>
        </w:rPr>
        <w:t>(34)</w:t>
      </w:r>
      <w:r w:rsidR="006D1024">
        <w:fldChar w:fldCharType="end"/>
      </w:r>
      <w:r w:rsidR="006D1024">
        <w:t xml:space="preserve"> and Hulten </w:t>
      </w:r>
      <w:r w:rsidR="006D1024">
        <w:fldChar w:fldCharType="begin" w:fldLock="1"/>
      </w:r>
      <w:r w:rsidR="00FB291D">
        <w:instrText>ADDIN CSL_CITATION { "citationItems" : [ { "id" : "ITEM-1", "itemData" : { "DOI" : "10.1080/09535310701571828", "ISBN" : "0226360628", "ISSN" : "0953-5314", "author" : [ { "dropping-particle" : "", "family" : "Hulten", "given" : "Charles R", "non-dropping-particle" : "", "parse-names" : false, "suffix" : "" } ], "chapter-number" : "1", "container-title" : "New Developments in Productivity Analysis", "editor" : [ { "dropping-particle" : "", "family" : "Hulten", "given" : "Charles R.", "non-dropping-particle" : "", "parse-names" : false, "suffix" : "" }, { "dropping-particle" : "", "family" : "Dean", "given" : "Edwin R.", "non-dropping-particle" : "", "parse-names" : false, "suffix" : "" }, { "dropping-particle" : "", "family" : "Harper", "given" : "Michael J.", "non-dropping-particle" : "", "parse-names" : false, "suffix" : "" } ], "id" : "ITEM-1", "issued" : { "date-parts" : [ [ "2001" ] ] }, "page" : "1-55", "publisher" : "University of Chicago Press", "publisher-place" : "Chicago", "title" : "Total Factor Productivity: A Short Biography", "type" : "chapter" }, "uris" : [ "http://www.mendeley.com/documents/?uuid=cb67ce27-39a1-4450-b52b-ed07382326c8" ] } ], "mendeley" : { "formattedCitation" : "(35)", "plainTextFormattedCitation" : "(35)", "previouslyFormattedCitation" : "(35)" }, "properties" : { "noteIndex" : 0 }, "schema" : "https://github.com/citation-style-language/schema/raw/master/csl-citation.json" }</w:instrText>
      </w:r>
      <w:r w:rsidR="006D1024">
        <w:fldChar w:fldCharType="separate"/>
      </w:r>
      <w:r w:rsidR="006D1024" w:rsidRPr="006D1024">
        <w:rPr>
          <w:noProof/>
        </w:rPr>
        <w:t>(35)</w:t>
      </w:r>
      <w:r w:rsidR="006D1024">
        <w:fldChar w:fldCharType="end"/>
      </w:r>
      <w:r w:rsidR="006D1024">
        <w:t xml:space="preserve">. </w:t>
      </w:r>
      <w:r w:rsidR="00CB0A6D" w:rsidRPr="00CB0A6D">
        <w:t xml:space="preserve">To </w:t>
      </w:r>
      <w:r w:rsidR="00832015">
        <w:t xml:space="preserve">attempt to </w:t>
      </w:r>
      <w:r w:rsidR="00475112">
        <w:t>reduce the exogenous term</w:t>
      </w:r>
      <w:r w:rsidR="00832015">
        <w:t xml:space="preserve"> and explain more of economic output from within the model</w:t>
      </w:r>
      <w:r w:rsidR="00475112">
        <w:t xml:space="preserve">, quality adjusted values of capital and labour </w:t>
      </w:r>
      <w:r w:rsidR="00CC75D3">
        <w:fldChar w:fldCharType="begin" w:fldLock="1"/>
      </w:r>
      <w:r w:rsidR="00FB291D">
        <w:instrText>ADDIN CSL_CITATION { "citationItems" : [ { "id" : "ITEM-1",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"ITEM-1", "issued" : { "date-parts" : [ [ "2006" ] ] }, "title" : "The polarization of the U.S. labor market", "type" : "article-journal" }, "uris" : [ "http://www.mendeley.com/documents/?uuid=509dc7ab-23e3-4f01-abaf-3dc9768e3d71" ] }, { "id" : "ITEM-2", "itemData" : { "author" : [ { "dropping-particle" : "", "family" : "Long", "given" : "Katy", "non-dropping-particle" : "", "parse-names" : false, "suffix" : "" }, { "dropping-particle" : "", "family" : "Franklin", "given" : "Mark", "non-dropping-particle" : "", "parse-names" : false, "suffix" : "" } ], "container-title" : "Economic &amp; Labour Market Review", "id" : "ITEM-2", "issue" : "9", "issued" : { "date-parts" : [ [ "2010" ] ] }, "page" : "67-72", "title" : "Multi\u2013factor productivity: estimates for 1994-2008", "type" : "article-journal", "volume" : "4" }, "uris" : [ "http://www.mendeley.com/documents/?uuid=7ed65dca-8143-4a34-a9ff-97ac2d9a35e5" ] }, { "id" : "ITEM-3",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"ITEM-3", "issue" : "9", "issued" : { "date-parts" : [ [ "2007" ] ] }, "page" : "465-476", "title" : "Cobb-Douglas production function: The case of a converging economy", "type" : "article-journal", "volume" : "57" }, "uris" : [ "http://www.mendeley.com/documents/?uuid=20933a31-44f4-415d-abf5-cc51f9482229" ] } ], "mendeley" : { "formattedCitation" : "(36\u201338)", "plainTextFormattedCitation" : "(36\u201338)", "previouslyFormattedCitation" : "(36\u201338)" }, "properties" : { "noteIndex" : 0 }, "schema" : "https://github.com/citation-style-language/schema/raw/master/csl-citation.json" }</w:instrText>
      </w:r>
      <w:r w:rsidR="00CC75D3">
        <w:fldChar w:fldCharType="separate"/>
      </w:r>
      <w:r w:rsidR="006D1024" w:rsidRPr="006D1024">
        <w:rPr>
          <w:noProof/>
        </w:rPr>
        <w:t>(36–38)</w:t>
      </w:r>
      <w:r w:rsidR="00CC75D3">
        <w:fldChar w:fldCharType="end"/>
      </w:r>
      <w:r w:rsidR="00CC75D3">
        <w:t xml:space="preserve"> </w:t>
      </w:r>
      <w:r>
        <w:t xml:space="preserve">have been </w:t>
      </w:r>
      <w:r w:rsidR="00832015">
        <w:t>used</w:t>
      </w:r>
      <w:r w:rsidR="00475112">
        <w:t xml:space="preserve">, as well as </w:t>
      </w:r>
      <w:r w:rsidR="00CB0A6D" w:rsidRPr="00CB0A6D">
        <w:t>a</w:t>
      </w:r>
      <w:r w:rsidR="00475112">
        <w:t xml:space="preserve">dditional factors of production, such as energy </w:t>
      </w:r>
      <w:r w:rsidR="00CC75D3">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"ITEM-2", "issued" : { "date-parts" : [ [ "1981" ] ] }, "page" : "36-42", "title" : "Energy efficiency and the slump in labour productivity in the USA", "type" : "article-journal", "volume" : "3" }, "uris" : [ "http://www.mendeley.com/documents/?uuid=64d3015f-a563-4a4f-9e5d-d2c4fad8c252" ] }, { "id" : "ITEM-3",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"ITEM-3",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"mendeley" : { "formattedCitation" : "(39\u201341)", "plainTextFormattedCitation" : "(39\u201341)", "previouslyFormattedCitation" : "(39\u201341)" }, "properties" : { "noteIndex" : 0 }, "schema" : "https://github.com/citation-style-language/schema/raw/master/csl-citation.json" }</w:instrText>
      </w:r>
      <w:r w:rsidR="00CC75D3">
        <w:fldChar w:fldCharType="separate"/>
      </w:r>
      <w:r w:rsidR="006D1024" w:rsidRPr="006D1024">
        <w:rPr>
          <w:noProof/>
        </w:rPr>
        <w:t>(39–41)</w:t>
      </w:r>
      <w:r w:rsidR="00CC75D3">
        <w:fldChar w:fldCharType="end"/>
      </w:r>
      <w:r w:rsidR="00475112">
        <w:t xml:space="preserve">, </w:t>
      </w:r>
      <w:r w:rsidR="00CB0A6D">
        <w:t>materials</w:t>
      </w:r>
      <w:r w:rsidR="00475112">
        <w:t xml:space="preserve"> </w:t>
      </w:r>
      <w:r w:rsidR="00CC75D3">
        <w:fldChar w:fldCharType="begin" w:fldLock="1"/>
      </w:r>
      <w:r w:rsidR="00FB291D">
        <w:instrText>ADDIN CSL_CITATION { "citationItems" : [ { "id" : "ITEM-1", "itemData" : { "ISSN" : "00029092", "abstract" : "The primary objective of this paper is to develop the linkages between the gross and net productivity indexes and the implied production structures. These linkages are developed as separability restrictions on various subgroups of inputs and time in a general production model. The restricted models are arranged in sequences for nested hypotheses testing. Empirical evidence from the U.S. and Canadian agricultural sectors based on a translog production function support the gross output total factor productivity structure. The net output Hicks neutrality hypothesis is rejected for both the United States and Canada.", "author" : [ { "dropping-particle" : "", "family" : "Capalbo", "given" : "Susan M.", "non-dropping-particle" : "", "parse-names" : false, "suffix" : "" }, { "dropping-particle" : "", "family" : "Denny", "given" : "Michael G. S.", "non-dropping-particle" : "", "parse-names" : false, "suffix" : "" } ], "container-title" : "American Journal of Agricultural Economics", "id" : "ITEM-1", "issued" : { "date-parts" : [ [ "1986" ] ] }, "page" : "615-625", "title" : "Testing Long-Run Productivity Models for the Canadian and U.S. Agricultural Sectors", "type" : "article-journal", "volume" : "68" }, "uris" : [ "http://www.mendeley.com/documents/?uuid=a653b0c4-06b3-499a-aa79-e788d9ef3fd2" ] }, { "id" : "ITEM-2", "itemData" : { "author" : [ { "dropping-particle" : "", "family" : "Koesler", "given" : "Simon", "non-dropping-particle" : "", "parse-names" : false, "suffix" : "" }, { "dropping-particle" : "", "family" : "Schymura", "given" : "Michael", "non-dropping-particle" : "", "parse-names" : false, "suffix" : "" } ], "container-title" : "ZEW Discussion Paper No 12-007", "id" : "ITEM-2",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"(42,43)", "plainTextFormattedCitation" : "(42,43)", "previouslyFormattedCitation" : "(42,43)" }, "properties" : { "noteIndex" : 0 }, "schema" : "https://github.com/citation-style-language/schema/raw/master/csl-citation.json" }</w:instrText>
      </w:r>
      <w:r w:rsidR="00CC75D3">
        <w:fldChar w:fldCharType="separate"/>
      </w:r>
      <w:r w:rsidR="006D1024" w:rsidRPr="006D1024">
        <w:rPr>
          <w:noProof/>
        </w:rPr>
        <w:t>(42,43)</w:t>
      </w:r>
      <w:r w:rsidR="00CC75D3">
        <w:fldChar w:fldCharType="end"/>
      </w:r>
      <w:r w:rsidR="00475112">
        <w:t xml:space="preserve"> </w:t>
      </w:r>
      <w:r>
        <w:t xml:space="preserve">and </w:t>
      </w:r>
      <w:r w:rsidR="00475112">
        <w:t>money</w:t>
      </w:r>
      <w:r w:rsidR="00CC75D3">
        <w:t xml:space="preserve"> </w:t>
      </w:r>
      <w:r w:rsidR="00CC75D3">
        <w:fldChar w:fldCharType="begin" w:fldLock="1"/>
      </w:r>
      <w:r w:rsidR="00FB291D">
        <w:instrText>ADDIN CSL_CITATION { "citationItems" : [ { "id" : "ITEM-1", "itemData" : { "DOI" : "10.2307/1991794", "ISSN" : "00222879", "author" : [ { "dropping-particle" : "", "family" : "Prais", "given" : "Zmira", "non-dropping-particle" : "", "parse-names" : false, "suffix" : "" } ], "container-title" : "Journal of Money, Credit and Banking", "id" : "ITEM-1", "issue" : "4", "issued" : { "date-parts" : [ [ "1975" ] ] }, "page" : "535-543", "title" : "A new look at real money balances as a variable in the production function", "type" : "article-journal", "volume" : "7" }, "uris" : [ "http://www.mendeley.com/documents/?uuid=e69d19ce-373a-46c1-81f8-a1f74d32544b" ] }, { "id" : "ITEM-2", "itemData" : { "abstract" : "No abstract is available for this item.", "author" : [ { "dropping-particle" : "", "family" : "Khan", "given" : "Ashfaque H Ah", "non-dropping-particle" : "", "parse-names" : false, "suffix" : "" }, { "dropping-particle" : "", "family" : "Ahmad", "given" : "Mushtaq", "non-dropping-particle" : "", "parse-names" : false, "suffix" : "" } ], "container-title" : "Review of Economics and Statistics", "id" : "ITEM-2", "issue" : "2", "issued" : { "date-parts" : [ [ "1985" ] ] }, "page" : "336-40", "title" : "Real Money Balances in the Production Function of a Developing Country", "type" : "article-journal", "volume" : "67" }, "uris" : [ "http://www.mendeley.com/documents/?uuid=544b2502-dfe6-4a60-9c47-0e3122134e5d" ] } ], "mendeley" : { "formattedCitation" : "(44,45)", "plainTextFormattedCitation" : "(44,45)", "previouslyFormattedCitation" : "(44,45)" }, "properties" : { "noteIndex" : 0 }, "schema" : "https://github.com/citation-style-language/schema/raw/master/csl-citation.json" }</w:instrText>
      </w:r>
      <w:r w:rsidR="00CC75D3">
        <w:fldChar w:fldCharType="separate"/>
      </w:r>
      <w:r w:rsidR="006D1024" w:rsidRPr="006D1024">
        <w:rPr>
          <w:noProof/>
        </w:rPr>
        <w:t>(44,45)</w:t>
      </w:r>
      <w:r w:rsidR="00CC75D3">
        <w:fldChar w:fldCharType="end"/>
      </w:r>
      <w:r w:rsidR="00CB0A6D" w:rsidRPr="00CB0A6D">
        <w:t>.</w:t>
      </w:r>
    </w:p>
    <w:p w14:paraId="76620022" w14:textId="1B94C332" w:rsidR="00540A58" w:rsidRDefault="00321B93">
      <w:pPr>
        <w:pStyle w:val="Heading2"/>
      </w:pPr>
      <w:r>
        <w:t xml:space="preserve">Macroeconomic production functions are hardy </w:t>
      </w:r>
      <w:r w:rsidR="006B214A">
        <w:t>plants</w:t>
      </w:r>
    </w:p>
    <w:p w14:paraId="0A9F81E3" w14:textId="0E8BC651" w:rsidR="00293BE9" w:rsidRDefault="00475112" w:rsidP="003D08A5">
      <w:r w:rsidRPr="00475112">
        <w:t>MPFs are not without criticism.</w:t>
      </w:r>
      <w:r w:rsidR="00E929AC">
        <w:t xml:space="preserve"> Mishra </w:t>
      </w:r>
      <w:r w:rsidR="00E929AC">
        <w:fldChar w:fldCharType="begin" w:fldLock="1"/>
      </w:r>
      <w:r w:rsidR="00FB291D">
        <w:instrText>ADDIN CSL_CITATION { "citationItems" : [ { "id" : "ITEM-1", "itemData" : { "author" : [ { "dropping-particle" : "", "family" : "Mishra", "given" : "S K", "non-dropping-particle" : "", "parse-names" : false, "suffix" : "" } ], "container-title" : "The IUP Journal of Managerial Economics", "id" : "ITEM-1", "issue" : "4", "issued" : { "date-parts" : [ [ "2010" ] ] }, "page" : "6-34", "title" : "A Brief History of Production Functions", "type" : "article-journal", "volume" : "VIII" }, "uris" : [ "http://www.mendeley.com/documents/?uuid=1c5e3fec-47f0-4d5f-8cad-45d95a0204e8" ] } ], "mendeley" : { "formattedCitation" : "(46)", "plainTextFormattedCitation" : "(46)", "previouslyFormattedCitation" : "(46)" }, "properties" : { "noteIndex" : 0 }, "schema" : "https://github.com/citation-style-language/schema/raw/master/csl-citation.json" }</w:instrText>
      </w:r>
      <w:r w:rsidR="00E929AC">
        <w:fldChar w:fldCharType="separate"/>
      </w:r>
      <w:r w:rsidR="006D1024" w:rsidRPr="006D1024">
        <w:rPr>
          <w:noProof/>
        </w:rPr>
        <w:t>(46)</w:t>
      </w:r>
      <w:r w:rsidR="00E929AC">
        <w:fldChar w:fldCharType="end"/>
      </w:r>
      <w:r>
        <w:t xml:space="preserve"> notes that</w:t>
      </w:r>
      <w:r w:rsidR="00E929AC">
        <w:t xml:space="preserve"> </w:t>
      </w:r>
      <w:r w:rsidR="000A6C86">
        <w:t>the aggregate production function has been “</w:t>
      </w:r>
      <w:r w:rsidR="000A6C86" w:rsidRPr="00475112">
        <w:rPr>
          <w:i/>
        </w:rPr>
        <w:t>the most turbulent area of research in the economics of production</w:t>
      </w:r>
      <w:r w:rsidR="00540A58">
        <w:t>”</w:t>
      </w:r>
      <w:r w:rsidR="00321B93">
        <w:t>. Critiques</w:t>
      </w:r>
      <w:r w:rsidR="00493D53">
        <w:t xml:space="preserve"> </w:t>
      </w:r>
      <w:r w:rsidR="00194C38">
        <w:t xml:space="preserve">– especially for the CD function </w:t>
      </w:r>
      <w:r w:rsidR="00493D53">
        <w:t>–</w:t>
      </w:r>
      <w:r w:rsidR="00194C38">
        <w:t xml:space="preserve"> </w:t>
      </w:r>
      <w:r w:rsidR="00493D53">
        <w:t xml:space="preserve">exist </w:t>
      </w:r>
      <w:r w:rsidR="00321B93">
        <w:t xml:space="preserve">on </w:t>
      </w:r>
      <w:r w:rsidR="003D08A5">
        <w:t xml:space="preserve">three </w:t>
      </w:r>
      <w:r w:rsidR="00540A58">
        <w:t>fronts</w:t>
      </w:r>
      <w:r w:rsidR="003D08A5">
        <w:t xml:space="preserve">. First is that the factors of </w:t>
      </w:r>
      <w:r w:rsidR="00331C59" w:rsidRPr="003D08A5">
        <w:t xml:space="preserve">production </w:t>
      </w:r>
      <w:r w:rsidR="003D08A5">
        <w:t xml:space="preserve">typically explain only a small part of economic growth, with the remaining high Solow Residual being attributed </w:t>
      </w:r>
      <w:r w:rsidR="00293BE9">
        <w:t xml:space="preserve">to </w:t>
      </w:r>
      <w:r w:rsidR="00832015">
        <w:t>exogenous</w:t>
      </w:r>
      <w:r w:rsidR="003D08A5">
        <w:t xml:space="preserve"> technical change</w:t>
      </w:r>
      <w:ins w:id="29" w:author="Matt" w:date="2015-06-15T16:06:00Z">
        <w:r w:rsidR="001D599A">
          <w:t xml:space="preserve"> [____ again, isn’t this true only if you use the cost share theorem? ____]</w:t>
        </w:r>
      </w:ins>
      <w:r w:rsidR="00493D53">
        <w:t>, leading</w:t>
      </w:r>
      <w:r w:rsidR="003D08A5">
        <w:t xml:space="preserve"> Solow </w:t>
      </w:r>
      <w:r w:rsidR="003D08A5">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3D08A5">
        <w:fldChar w:fldCharType="separate"/>
      </w:r>
      <w:r w:rsidR="00194C38" w:rsidRPr="00194C38">
        <w:rPr>
          <w:noProof/>
        </w:rPr>
        <w:t>(2)</w:t>
      </w:r>
      <w:r w:rsidR="003D08A5">
        <w:fldChar w:fldCharType="end"/>
      </w:r>
      <w:r w:rsidR="003D08A5">
        <w:t xml:space="preserve"> to </w:t>
      </w:r>
      <w:r w:rsidR="00493D53">
        <w:t xml:space="preserve">remark </w:t>
      </w:r>
      <w:r w:rsidR="003D08A5">
        <w:t>“</w:t>
      </w:r>
      <w:r w:rsidR="00493D53">
        <w:rPr>
          <w:i/>
        </w:rPr>
        <w:t>i</w:t>
      </w:r>
      <w:r w:rsidR="00493D53" w:rsidRPr="00443129">
        <w:rPr>
          <w:i/>
        </w:rPr>
        <w:t xml:space="preserve">t </w:t>
      </w:r>
      <w:r w:rsidR="00BF45F5" w:rsidRPr="00443129">
        <w:rPr>
          <w:i/>
        </w:rPr>
        <w:t>takes something more than the usual “willing suspension of disbelief” to talk seriously of the aggregate production function</w:t>
      </w:r>
      <w:r w:rsidR="003D08A5" w:rsidRPr="00443129">
        <w:rPr>
          <w:i/>
        </w:rPr>
        <w:t>”</w:t>
      </w:r>
      <w:r w:rsidR="00BF45F5" w:rsidRPr="00443129">
        <w:rPr>
          <w:i/>
        </w:rPr>
        <w:t xml:space="preserve">. </w:t>
      </w:r>
      <w:r w:rsidR="003D08A5">
        <w:t xml:space="preserve">Second, are theoretical </w:t>
      </w:r>
      <w:r w:rsidR="00493D53">
        <w:t xml:space="preserve">concerns: </w:t>
      </w:r>
      <w:r w:rsidR="00D953B3">
        <w:t xml:space="preserve">Joan Robinson </w:t>
      </w:r>
      <w:r w:rsidR="00D953B3">
        <w:fldChar w:fldCharType="begin" w:fldLock="1"/>
      </w:r>
      <w:r w:rsidR="00FB291D">
        <w:instrText>ADDIN CSL_CITATION { "citationItems" : [ { "id" : "ITEM-1", "itemData" : { "author" : [ { "dropping-particle" : "", "family" : "Robinson", "given" : "Joan", "non-dropping-particle" : "", "parse-names" : false, "suffix" : "" } ], "container-title" : "Review of Economic Studies", "id" : "ITEM-1", "issued" : { "date-parts" : [ [ "1953" ] ] }, "page" : "81-106", "title" : "The Production Function and the Theory of Capital", "type" : "article-journal", "volume" : "21" }, "uris" : [ "http://www.mendeley.com/documents/?uuid=f72da58b-363e-4d4f-9322-81c46a544ee5" ] } ], "mendeley" : { "formattedCitation" : "(47)", "plainTextFormattedCitation" : "(47)", "previouslyFormattedCitation" : "(47)" }, "properties" : { "noteIndex" : 0 }, "schema" : "https://github.com/citation-style-language/schema/raw/master/csl-citation.json" }</w:instrText>
      </w:r>
      <w:r w:rsidR="00D953B3">
        <w:fldChar w:fldCharType="separate"/>
      </w:r>
      <w:r w:rsidR="006D1024" w:rsidRPr="006D1024">
        <w:rPr>
          <w:noProof/>
        </w:rPr>
        <w:t>(47)</w:t>
      </w:r>
      <w:r w:rsidR="00D953B3">
        <w:fldChar w:fldCharType="end"/>
      </w:r>
      <w:r w:rsidR="00D953B3">
        <w:t xml:space="preserve"> was among a group involved in the 1950s-1970s Cambridge-Capital </w:t>
      </w:r>
      <w:r w:rsidR="00E929AC">
        <w:t>controversy</w:t>
      </w:r>
      <w:r w:rsidR="00D953B3">
        <w:t xml:space="preserve">, </w:t>
      </w:r>
      <w:r w:rsidR="00321B93">
        <w:t>who</w:t>
      </w:r>
      <w:r w:rsidR="00E929AC">
        <w:t xml:space="preserve"> </w:t>
      </w:r>
      <w:r w:rsidR="00493D53">
        <w:t xml:space="preserve">stated </w:t>
      </w:r>
      <w:r w:rsidR="00D953B3">
        <w:t>c</w:t>
      </w:r>
      <w:r w:rsidR="00E929AC">
        <w:t xml:space="preserve">apital could </w:t>
      </w:r>
      <w:r w:rsidR="00D953B3">
        <w:t>not be</w:t>
      </w:r>
      <w:r w:rsidR="00E929AC">
        <w:t xml:space="preserve"> measured,</w:t>
      </w:r>
      <w:r w:rsidR="00E929AC" w:rsidRPr="005A1F3C">
        <w:rPr>
          <w:color w:val="FF0000"/>
        </w:rPr>
        <w:t xml:space="preserve"> </w:t>
      </w:r>
      <w:r w:rsidR="009B2FAA">
        <w:t xml:space="preserve">thereby </w:t>
      </w:r>
      <w:r w:rsidR="00D953B3">
        <w:t>invalidating the use of</w:t>
      </w:r>
      <w:r w:rsidR="00E929AC">
        <w:t xml:space="preserve"> production functions. </w:t>
      </w:r>
      <w:r w:rsidR="00443129">
        <w:t xml:space="preserve">Meanwhile </w:t>
      </w:r>
      <w:r w:rsidR="00B53C29">
        <w:t xml:space="preserve">Fisher </w:t>
      </w:r>
      <w:r w:rsidR="00443129">
        <w:fldChar w:fldCharType="begin" w:fldLock="1"/>
      </w:r>
      <w:r w:rsidR="00FB291D">
        <w:instrText>ADDIN CSL_CITATION { "citationItems" : [ { "id" : "ITEM-1", "itemData" : { "author" : [ { "dropping-particle" : "", "family" : "Fisher", "given" : "Franklin M", "non-dropping-particle" : "", "parse-names" : false, "suffix" : "" } ], "container-title" : "Econometrica", "id" : "ITEM-1", "issue" : "4", "issued" : { "date-parts" : [ [ "1969" ] ] }, "page" : "553-577", "title" : "The Existence of Aggregate Production Functions", "type" : "article-journal", "volume" : "37" }, "uris" : [ "http://www.mendeley.com/documents/?uuid=bcad8a76-63f2-43f6-a6a7-2db727f73840" ] } ], "mendeley" : { "formattedCitation" : "(48)", "plainTextFormattedCitation" : "(48)", "previouslyFormattedCitation" : "(48)" }, "properties" : { "noteIndex" : 0 }, "schema" : "https://github.com/citation-style-language/schema/raw/master/csl-citation.json" }</w:instrText>
      </w:r>
      <w:r w:rsidR="00443129">
        <w:fldChar w:fldCharType="separate"/>
      </w:r>
      <w:r w:rsidR="006D1024" w:rsidRPr="006D1024">
        <w:rPr>
          <w:noProof/>
        </w:rPr>
        <w:t>(48)</w:t>
      </w:r>
      <w:r w:rsidR="00443129">
        <w:fldChar w:fldCharType="end"/>
      </w:r>
      <w:r w:rsidR="00443129">
        <w:t xml:space="preserve"> suggested </w:t>
      </w:r>
      <w:r w:rsidR="00B53C29">
        <w:t xml:space="preserve">the neo-classical constraints on the aggregation of firm level production </w:t>
      </w:r>
      <w:r w:rsidR="005A10A8">
        <w:t>functions</w:t>
      </w:r>
      <w:r w:rsidR="00B53C29">
        <w:t xml:space="preserve"> are impossible to hold at a national scale.</w:t>
      </w:r>
      <w:r w:rsidR="003D08A5">
        <w:t xml:space="preserve"> Thir</w:t>
      </w:r>
      <w:r w:rsidR="00194C38">
        <w:t>d –</w:t>
      </w:r>
      <w:r w:rsidR="00493D53">
        <w:t xml:space="preserve"> </w:t>
      </w:r>
      <w:r w:rsidR="00194C38">
        <w:t xml:space="preserve">led by Anwar Shaikh’s </w:t>
      </w:r>
      <w:r w:rsidR="00194C38">
        <w:fldChar w:fldCharType="begin" w:fldLock="1"/>
      </w:r>
      <w:r w:rsidR="00FB291D">
        <w:instrText>ADDIN CSL_CITATION { "citationItems" : [ { "id" : "ITEM-1", "itemData" : { "author" : [ { "dropping-particle" : "", "family" : "Shaikh", "given" : "Anwar", "non-dropping-particle" : "", "parse-names" : false, "suffix" : "" } ], "container-title" : "The Review of Economics and Statistics", "id" : "ITEM-1", "issue" : "1", "issued" : { "date-parts" : [ [ "1974" ] ] }, "page" : "115-120", "title" : "Laws of Production and Laws of Algebra: The Humbug Production Function", "type" : "article-journal", "volume" : "56" }, "uris" : [ "http://www.mendeley.com/documents/?uuid=416a0456-b946-481a-90fe-07321d2a66d2" ] } ], "mendeley" : { "formattedCitation" : "(49)", "plainTextFormattedCitation" : "(49)", "previouslyFormattedCitation" : "(49)" }, "properties" : { "noteIndex" : 0 }, "schema" : "https://github.com/citation-style-language/schema/raw/master/csl-citation.json" }</w:instrText>
      </w:r>
      <w:r w:rsidR="00194C38">
        <w:fldChar w:fldCharType="separate"/>
      </w:r>
      <w:r w:rsidR="006D1024" w:rsidRPr="006D1024">
        <w:rPr>
          <w:noProof/>
        </w:rPr>
        <w:t>(49)</w:t>
      </w:r>
      <w:r w:rsidR="00194C38">
        <w:fldChar w:fldCharType="end"/>
      </w:r>
      <w:r w:rsidR="00194C38">
        <w:t xml:space="preserve"> HUMBUG critique in the 1970s - i</w:t>
      </w:r>
      <w:r w:rsidR="003D08A5">
        <w:t xml:space="preserve">s that the </w:t>
      </w:r>
      <w:r w:rsidR="00194C38">
        <w:t>C</w:t>
      </w:r>
      <w:r w:rsidR="00493D53">
        <w:t>-</w:t>
      </w:r>
      <w:r w:rsidR="00194C38">
        <w:t xml:space="preserve">D </w:t>
      </w:r>
      <w:r w:rsidR="003D08A5">
        <w:t xml:space="preserve">function </w:t>
      </w:r>
      <w:r w:rsidR="00194C38">
        <w:t xml:space="preserve">is </w:t>
      </w:r>
      <w:r w:rsidR="00493D53">
        <w:t>just</w:t>
      </w:r>
      <w:r w:rsidR="003D08A5">
        <w:t xml:space="preserve"> </w:t>
      </w:r>
      <w:r w:rsidR="00194C38">
        <w:t xml:space="preserve">an </w:t>
      </w:r>
      <w:r w:rsidR="003D08A5">
        <w:t>accounting identit</w:t>
      </w:r>
      <w:r w:rsidR="00194C38">
        <w:t xml:space="preserve">y, </w:t>
      </w:r>
      <w:r w:rsidR="00493D53">
        <w:t xml:space="preserve">which </w:t>
      </w:r>
      <w:r w:rsidR="003D08A5">
        <w:t>explain</w:t>
      </w:r>
      <w:r w:rsidR="00194C38">
        <w:t>s</w:t>
      </w:r>
      <w:r w:rsidR="003D08A5">
        <w:t xml:space="preserve"> the </w:t>
      </w:r>
      <w:r w:rsidR="00194C38">
        <w:t xml:space="preserve">commonly observed </w:t>
      </w:r>
      <w:r w:rsidR="003D08A5">
        <w:t xml:space="preserve">correlation </w:t>
      </w:r>
      <w:r w:rsidR="00514554">
        <w:t>R</w:t>
      </w:r>
      <w:r w:rsidR="00514554" w:rsidRPr="005A1F3C">
        <w:rPr>
          <w:vertAlign w:val="superscript"/>
        </w:rPr>
        <w:t>2</w:t>
      </w:r>
      <w:r w:rsidR="00514554">
        <w:t xml:space="preserve"> </w:t>
      </w:r>
      <w:r w:rsidR="003D08A5">
        <w:t>coefficients</w:t>
      </w:r>
      <w:r w:rsidR="00514554">
        <w:t xml:space="preserve"> of over 0.99</w:t>
      </w:r>
      <w:r w:rsidR="003D08A5">
        <w:t xml:space="preserve"> </w:t>
      </w:r>
      <w:r w:rsidR="00A411A2">
        <w:t>(e.g.</w:t>
      </w:r>
      <w:r w:rsidR="00A411A2">
        <w:fldChar w:fldCharType="begin" w:fldLock="1"/>
      </w:r>
      <w:r w:rsidR="00653B9A">
        <w:instrText>ADDIN CSL_CITATION { "citationItems" : [ { "id" : "ITEM-1",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"ITEM-1", "issued" : { "date-parts" : [ [ "1985" ] ] }, "page" : "1-23", "title" : "Total factor productivity in postwar Soviet industry and its branches", "type" : "article-journal", "volume" : "9" }, "uris" : [ "http://www.mendeley.com/documents/?uuid=0bf4568f-8703-4dd7-96ce-29a276edb095" ] }, { "id" : "ITEM-2",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"ITEM-2", "issue" : "1", "issued" : { "date-parts" : [ [ "2002" ] ] }, "page" : "247-256", "title" : "China\u2019s Economic Growth: 1952 \u2013 2010", "type" : "article-journal", "volume" : "51" }, "uris" : [ "http://www.mendeley.com/documents/?uuid=b0f31110-44c6-46cf-ac23-23ee87972015" ] } ], "mendeley" : { "formattedCitation" : "(30,33)", "plainTextFormattedCitation" : "(30,33)", "previouslyFormattedCitation" : "(30,33)" }, "properties" : { "noteIndex" : 0 }, "schema" : "https://github.com/citation-style-language/schema/raw/master/csl-citation.json" }</w:instrText>
      </w:r>
      <w:r w:rsidR="00A411A2">
        <w:fldChar w:fldCharType="separate"/>
      </w:r>
      <w:r w:rsidR="00A411A2" w:rsidRPr="00A411A2">
        <w:rPr>
          <w:noProof/>
        </w:rPr>
        <w:t>(30,33)</w:t>
      </w:r>
      <w:r w:rsidR="00A411A2">
        <w:fldChar w:fldCharType="end"/>
      </w:r>
      <w:r w:rsidR="00A411A2">
        <w:t>).</w:t>
      </w:r>
      <w:r w:rsidR="00194C38">
        <w:t xml:space="preserve"> </w:t>
      </w:r>
      <w:r w:rsidR="00293BE9">
        <w:t>Mishra</w:t>
      </w:r>
      <w:r w:rsidR="00194C38">
        <w:t xml:space="preserve"> </w:t>
      </w:r>
      <w:r w:rsidR="00194C38">
        <w:fldChar w:fldCharType="begin" w:fldLock="1"/>
      </w:r>
      <w:r w:rsidR="00FB291D">
        <w:instrText>ADDIN CSL_CITATION { "citationItems" : [ { "id" : "ITEM-1", "itemData" : { "author" : [ { "dropping-particle" : "", "family" : "Mishra", "given" : "S K", "non-dropping-particle" : "", "parse-names" : false, "suffix" : "" } ], "container-title" : "The IUP Journal of Managerial Economics", "id" : "ITEM-1", "issue" : "4", "issued" : { "date-parts" : [ [ "2010" ] ] }, "page" : "6-34", "title" : "A Brief History of Production Functions", "type" : "article-journal", "volume" : "VIII" }, "uris" : [ "http://www.mendeley.com/documents/?uuid=1c5e3fec-47f0-4d5f-8cad-45d95a0204e8" ] } ], "mendeley" : { "formattedCitation" : "(46)", "plainTextFormattedCitation" : "(46)", "previouslyFormattedCitation" : "(46)" }, "properties" : { "noteIndex" : 0 }, "schema" : "https://github.com/citation-style-language/schema/raw/master/csl-citation.json" }</w:instrText>
      </w:r>
      <w:r w:rsidR="00194C38">
        <w:fldChar w:fldCharType="separate"/>
      </w:r>
      <w:r w:rsidR="006D1024" w:rsidRPr="006D1024">
        <w:rPr>
          <w:noProof/>
        </w:rPr>
        <w:t>(46)</w:t>
      </w:r>
      <w:r w:rsidR="00194C38">
        <w:fldChar w:fldCharType="end"/>
      </w:r>
      <w:r w:rsidR="00194C38">
        <w:t xml:space="preserve"> </w:t>
      </w:r>
      <w:r w:rsidR="00293BE9">
        <w:t>suggests</w:t>
      </w:r>
      <w:r w:rsidR="00194C38">
        <w:t xml:space="preserve"> these criticisms</w:t>
      </w:r>
      <w:r w:rsidR="00293BE9">
        <w:t xml:space="preserve"> “</w:t>
      </w:r>
      <w:r w:rsidR="00293BE9" w:rsidRPr="00293BE9">
        <w:rPr>
          <w:i/>
        </w:rPr>
        <w:t>should have ousted the Cobb-Douglas production function from all serious endeavors in economic analysis”</w:t>
      </w:r>
      <w:r w:rsidR="009B2FAA">
        <w:rPr>
          <w:i/>
        </w:rPr>
        <w:t>.</w:t>
      </w:r>
      <w:r w:rsidR="00293BE9" w:rsidRPr="00613F62">
        <w:t xml:space="preserve"> </w:t>
      </w:r>
      <w:r w:rsidR="009B2FAA">
        <w:t xml:space="preserve">Later, Felipe and McCombie extended the accounting identity argument to include the CES function </w:t>
      </w:r>
      <w:r w:rsidR="009B2FAA">
        <w:fldChar w:fldCharType="begin" w:fldLock="1"/>
      </w:r>
      <w:r w:rsidR="00FB291D">
        <w:instrText>ADDIN CSL_CITATION { "citationItems" : [ { "id" : "ITEM-1", "itemData" : { "author" : [ { "dropping-particle" : "", "family" : "Felipe", "given" : "Jesus", "non-dropping-particle" : "", "parse-names" : false, "suffix" : "" }, { "dropping-particle" : "", "family" : "McCombie", "given" : "J S L", "non-dropping-particle" : "", "parse-names" : false, "suffix" : "" } ], "container-title" : "Applied Economics", "id" : "ITEM-1", "issued" : { "date-parts" : [ [ "2001" ] ] }, "page" : "1221-1232", "title" : "The CES Production Function, the accounting identity, and Occam's razor", "type" : "article-journal", "volume" : "33" }, "uris" : [ "http://www.mendeley.com/documents/?uuid=0d426031-d0f1-4575-af86-4409c10460e9" ] } ], "mendeley" : { "formattedCitation" : "(50)", "plainTextFormattedCitation" : "(50)", "previouslyFormattedCitation" : "(50)" }, "properties" : { "noteIndex" : 0 }, "schema" : "https://github.com/citation-style-language/schema/raw/master/csl-citation.json" }</w:instrText>
      </w:r>
      <w:r w:rsidR="009B2FAA">
        <w:fldChar w:fldCharType="separate"/>
      </w:r>
      <w:r w:rsidR="006D1024" w:rsidRPr="006D1024">
        <w:rPr>
          <w:noProof/>
        </w:rPr>
        <w:t>(50)</w:t>
      </w:r>
      <w:r w:rsidR="009B2FAA">
        <w:fldChar w:fldCharType="end"/>
      </w:r>
      <w:r w:rsidR="009B2FAA">
        <w:t xml:space="preserve">. </w:t>
      </w:r>
    </w:p>
    <w:p w14:paraId="76378927" w14:textId="2FB16E1D" w:rsidR="00EF7874" w:rsidRDefault="000F24CE" w:rsidP="005A1F3C">
      <w:pPr>
        <w:pStyle w:val="Heading2"/>
      </w:pPr>
      <w:r>
        <w:t xml:space="preserve">The dominant </w:t>
      </w:r>
      <w:r w:rsidR="006B214A">
        <w:t xml:space="preserve">species: </w:t>
      </w:r>
      <w:r>
        <w:t xml:space="preserve">CD </w:t>
      </w:r>
      <w:r w:rsidR="006B214A">
        <w:t xml:space="preserve">and CES </w:t>
      </w:r>
      <w:r>
        <w:t>function</w:t>
      </w:r>
      <w:r w:rsidR="006B214A">
        <w:t>s</w:t>
      </w:r>
      <w:r>
        <w:t xml:space="preserve"> </w:t>
      </w:r>
    </w:p>
    <w:p w14:paraId="412078BC" w14:textId="7B6CCF8E" w:rsidR="009826C9" w:rsidRDefault="009826C9" w:rsidP="005A1F3C">
      <w:pPr>
        <w:pStyle w:val="Heading3"/>
      </w:pPr>
      <w:r>
        <w:t>Google-Scholar search</w:t>
      </w:r>
    </w:p>
    <w:p w14:paraId="1CFB789F" w14:textId="28C8CF6E" w:rsidR="00A410A8" w:rsidRPr="005A1F3C" w:rsidRDefault="00321B93" w:rsidP="00A410A8">
      <w:r w:rsidRPr="006D5EC4">
        <w:t xml:space="preserve">And yet, </w:t>
      </w:r>
      <w:r>
        <w:t xml:space="preserve">despite these </w:t>
      </w:r>
      <w:r w:rsidR="00F009A0">
        <w:t>serious</w:t>
      </w:r>
      <w:r>
        <w:t xml:space="preserve"> flaws, “</w:t>
      </w:r>
      <w:r w:rsidRPr="00735454">
        <w:rPr>
          <w:i/>
        </w:rPr>
        <w:t>economists have continued using the aggregate production function in both theoretical and applied works</w:t>
      </w:r>
      <w:r>
        <w:t>”</w:t>
      </w:r>
      <w:r w:rsidR="00457D05" w:rsidRPr="00457D05">
        <w:t xml:space="preserve"> </w:t>
      </w:r>
      <w:r w:rsidR="00457D05">
        <w:fldChar w:fldCharType="begin" w:fldLock="1"/>
      </w:r>
      <w:r w:rsidR="00457D05">
        <w:instrText>ADDIN CSL_CITATION { "citationItems" : [ { "id" : "ITEM-1", "itemData" : { "DOI" : "10.1080/02692170110052338", "ISBN" : "0269217011005", "author" : [ { "dropping-particle" : "", "family" : "Felipe", "given" : "Jesus", "non-dropping-particle" : "", "parse-names" : false, "suffix" : "" }, { "dropping-particle" : "", "family" : "Holz", "given" : "Carsten A", "non-dropping-particle" : "", "parse-names" : false, "suffix" : "" } ], "container-title" : "International Review of Applied Economics", "id" : "ITEM-1", "issue" : "3", "issued" : { "date-parts" : [ [ "2001" ] ] }, "page" : "261-285", "title" : "Why do Aggregate Production Functions Work? Fisher's simulations , Shaikh's identity and some new results", "type" : "article-journal", "volume" : "15" }, "uris" : [ "http://www.mendeley.com/documents/?uuid=2b1bc846-f1e8-489a-9eb6-ae4295c8ff48" ] } ], "mendeley" : { "formattedCitation" : "(51)", "plainTextFormattedCitation" : "(51)", "previouslyFormattedCitation" : "(51)" }, "properties" : { "noteIndex" : 0 }, "schema" : "https://github.com/citation-style-language/schema/raw/master/csl-citation.json" }</w:instrText>
      </w:r>
      <w:r w:rsidR="00457D05">
        <w:fldChar w:fldCharType="separate"/>
      </w:r>
      <w:r w:rsidR="00457D05" w:rsidRPr="006D1024">
        <w:rPr>
          <w:noProof/>
        </w:rPr>
        <w:t>(51)</w:t>
      </w:r>
      <w:r w:rsidR="00457D05">
        <w:fldChar w:fldCharType="end"/>
      </w:r>
      <w:r w:rsidR="00457D05">
        <w:t xml:space="preserve">. </w:t>
      </w:r>
      <w:r>
        <w:t xml:space="preserve"> </w:t>
      </w:r>
      <w:r w:rsidR="00194C38">
        <w:t xml:space="preserve">Miller </w:t>
      </w:r>
      <w:r w:rsidR="00194C38">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rsidR="00194C38">
        <w:fldChar w:fldCharType="separate"/>
      </w:r>
      <w:r w:rsidR="00194C38" w:rsidRPr="00194C38">
        <w:rPr>
          <w:noProof/>
        </w:rPr>
        <w:t>(1)</w:t>
      </w:r>
      <w:r w:rsidR="00194C38">
        <w:fldChar w:fldCharType="end"/>
      </w:r>
      <w:r w:rsidR="00194C38">
        <w:t xml:space="preserve"> gives a practical reason: “</w:t>
      </w:r>
      <w:r w:rsidR="00194C38" w:rsidRPr="005F52E7">
        <w:rPr>
          <w:i/>
        </w:rPr>
        <w:t>even if</w:t>
      </w:r>
      <w:r w:rsidR="00194C38" w:rsidRPr="00100069">
        <w:t xml:space="preserve"> </w:t>
      </w:r>
      <w:r w:rsidR="00194C38" w:rsidRPr="005F52E7">
        <w:rPr>
          <w:i/>
        </w:rPr>
        <w:t>our model is misspecified and the parameters are in fact statistical artifacts, they may still be useful for forecasting purposes</w:t>
      </w:r>
      <w:r w:rsidR="00194C38">
        <w:t>”</w:t>
      </w:r>
      <w:r w:rsidR="00194C38" w:rsidRPr="00100069">
        <w:t>.</w:t>
      </w:r>
      <w:ins w:id="30" w:author="Matt" w:date="2015-06-15T16:08:00Z">
        <w:r w:rsidR="00C938F7">
          <w:t xml:space="preserve"> [____ This is ironic, because MPFs, clearly, only describe past performance. If you </w:t>
        </w:r>
      </w:ins>
      <w:ins w:id="31" w:author="Matt" w:date="2015-06-15T16:09:00Z">
        <w:r w:rsidR="00C938F7">
          <w:t>estimate a model base upon</w:t>
        </w:r>
      </w:ins>
      <w:ins w:id="32" w:author="Matt" w:date="2015-06-15T16:08:00Z">
        <w:r w:rsidR="00C938F7">
          <w:t xml:space="preserve"> the first 20 years of time</w:t>
        </w:r>
      </w:ins>
      <w:ins w:id="33" w:author="Matt" w:date="2015-06-15T16:09:00Z">
        <w:r w:rsidR="00C938F7">
          <w:t xml:space="preserve"> only</w:t>
        </w:r>
      </w:ins>
      <w:ins w:id="34" w:author="Matt" w:date="2015-06-15T16:08:00Z">
        <w:r w:rsidR="00C938F7">
          <w:t>, you</w:t>
        </w:r>
      </w:ins>
      <w:ins w:id="35" w:author="Matt" w:date="2015-06-15T16:09:00Z">
        <w:r w:rsidR="00C938F7">
          <w:t>’ll probably do a poor job of predicting the future. ____]</w:t>
        </w:r>
      </w:ins>
      <w:ins w:id="36" w:author="Matt" w:date="2015-06-15T16:08:00Z">
        <w:r w:rsidR="00C938F7">
          <w:t xml:space="preserve"> </w:t>
        </w:r>
      </w:ins>
      <w:r w:rsidR="00F009A0">
        <w:t xml:space="preserve"> </w:t>
      </w:r>
      <w:r w:rsidR="00194C38">
        <w:t xml:space="preserve">Indeed, </w:t>
      </w:r>
      <w:r w:rsidR="00886003">
        <w:t>t</w:t>
      </w:r>
      <w:r w:rsidR="00886003" w:rsidRPr="00886003">
        <w:t>he popularity of MPF</w:t>
      </w:r>
      <w:r w:rsidR="00F009A0">
        <w:t>s</w:t>
      </w:r>
      <w:r w:rsidR="00886003" w:rsidRPr="00886003">
        <w:t xml:space="preserve"> </w:t>
      </w:r>
      <w:r w:rsidR="009B2FAA" w:rsidRPr="00443129">
        <w:t>seems to be</w:t>
      </w:r>
      <w:r w:rsidR="00735454" w:rsidRPr="00443129">
        <w:t xml:space="preserve"> flourishing</w:t>
      </w:r>
      <w:r w:rsidR="00832015">
        <w:t xml:space="preserve"> </w:t>
      </w:r>
      <w:r w:rsidR="007838DF" w:rsidRPr="00443129">
        <w:t xml:space="preserve">as </w:t>
      </w:r>
      <w:r w:rsidR="00A57978">
        <w:t xml:space="preserve">illustrated </w:t>
      </w:r>
      <w:r w:rsidR="007838DF" w:rsidRPr="00443129">
        <w:t xml:space="preserve">by </w:t>
      </w:r>
      <w:r w:rsidR="007838DF" w:rsidRPr="00443129">
        <w:fldChar w:fldCharType="begin"/>
      </w:r>
      <w:r w:rsidR="007838DF" w:rsidRPr="00443129">
        <w:instrText xml:space="preserve"> REF _Ref412545417 \h </w:instrText>
      </w:r>
      <w:r w:rsidR="00443129" w:rsidRPr="00443129">
        <w:instrText xml:space="preserve"> \* MERGEFORMAT </w:instrText>
      </w:r>
      <w:r w:rsidR="007838DF" w:rsidRPr="00443129">
        <w:fldChar w:fldCharType="separate"/>
      </w:r>
      <w:r w:rsidR="00A137D4" w:rsidRPr="007838DF">
        <w:t xml:space="preserve">Figure </w:t>
      </w:r>
      <w:r w:rsidR="00A137D4">
        <w:rPr>
          <w:noProof/>
        </w:rPr>
        <w:t>1</w:t>
      </w:r>
      <w:r w:rsidR="007838DF" w:rsidRPr="00443129">
        <w:fldChar w:fldCharType="end"/>
      </w:r>
      <w:r w:rsidR="007838DF" w:rsidRPr="00443129">
        <w:t xml:space="preserve"> </w:t>
      </w:r>
      <w:r w:rsidR="008D602F">
        <w:t xml:space="preserve">and </w:t>
      </w:r>
      <w:r w:rsidR="008D602F">
        <w:fldChar w:fldCharType="begin"/>
      </w:r>
      <w:r w:rsidR="008D602F">
        <w:instrText xml:space="preserve"> REF _Ref415824581 \h </w:instrText>
      </w:r>
      <w:r w:rsidR="008D602F">
        <w:fldChar w:fldCharType="separate"/>
      </w:r>
      <w:r w:rsidR="008D602F" w:rsidRPr="005221BA">
        <w:t xml:space="preserve">Figure </w:t>
      </w:r>
      <w:r w:rsidR="008D602F">
        <w:rPr>
          <w:noProof/>
        </w:rPr>
        <w:t>2</w:t>
      </w:r>
      <w:r w:rsidR="008D602F">
        <w:fldChar w:fldCharType="end"/>
      </w:r>
      <w:r w:rsidR="00886003">
        <w:t>,</w:t>
      </w:r>
      <w:r w:rsidR="008D602F">
        <w:t xml:space="preserve"> </w:t>
      </w:r>
      <w:r w:rsidR="005C677D">
        <w:t>which show</w:t>
      </w:r>
      <w:r w:rsidR="00C2537A">
        <w:t xml:space="preserve"> </w:t>
      </w:r>
      <w:r w:rsidR="00832015">
        <w:t xml:space="preserve">the </w:t>
      </w:r>
      <w:r w:rsidR="008B674E">
        <w:t>reference to a defined list of common</w:t>
      </w:r>
      <w:r w:rsidR="00194C38">
        <w:t xml:space="preserve"> </w:t>
      </w:r>
      <w:r w:rsidR="00832015">
        <w:t>production functions according to a Google-Scholar search</w:t>
      </w:r>
      <w:r w:rsidR="00832015">
        <w:rPr>
          <w:rStyle w:val="FootnoteReference"/>
        </w:rPr>
        <w:footnoteReference w:id="1"/>
      </w:r>
      <w:r w:rsidR="00194C38">
        <w:t xml:space="preserve">, which is a simple metric to provide guidance </w:t>
      </w:r>
      <w:ins w:id="37" w:author="Matt" w:date="2015-06-15T16:10:00Z">
        <w:r w:rsidR="001B2897">
          <w:t xml:space="preserve">[____ Do you </w:t>
        </w:r>
        <w:r w:rsidR="001B2897">
          <w:lastRenderedPageBreak/>
          <w:t xml:space="preserve">mean “information” rather than “guidance”? ____] </w:t>
        </w:r>
      </w:ins>
      <w:r w:rsidR="00194C38">
        <w:t xml:space="preserve">on relative use of different approaches, and is not intended to be a full systematic review. </w:t>
      </w:r>
      <w:r w:rsidR="00A410A8">
        <w:t xml:space="preserve"> </w:t>
      </w:r>
    </w:p>
    <w:p w14:paraId="794744B7" w14:textId="6935EA5A" w:rsidR="005221BA" w:rsidRPr="00A159F7" w:rsidRDefault="005221BA" w:rsidP="00C559BD">
      <w:bookmarkStart w:id="38" w:name="_Ref413331742"/>
    </w:p>
    <w:p w14:paraId="76F091F0" w14:textId="15F8AE5B" w:rsidR="005221BA" w:rsidRDefault="00C84827" w:rsidP="00C559BD">
      <w:pPr>
        <w:rPr>
          <w:b/>
        </w:rPr>
      </w:pPr>
      <w:r w:rsidRPr="00C84827">
        <w:rPr>
          <w:noProof/>
          <w:lang w:val="en-US" w:eastAsia="en-US"/>
        </w:rPr>
        <w:drawing>
          <wp:inline distT="0" distB="0" distL="0" distR="0" wp14:anchorId="0045838C" wp14:editId="2C4EEF40">
            <wp:extent cx="3493666" cy="1779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257"/>
                    <a:stretch/>
                  </pic:blipFill>
                  <pic:spPr bwMode="auto">
                    <a:xfrm>
                      <a:off x="0" y="0"/>
                      <a:ext cx="3526026" cy="1796451"/>
                    </a:xfrm>
                    <a:prstGeom prst="rect">
                      <a:avLst/>
                    </a:prstGeom>
                    <a:ln>
                      <a:noFill/>
                    </a:ln>
                    <a:extLst>
                      <a:ext uri="{53640926-AAD7-44d8-BBD7-CCE9431645EC}">
                        <a14:shadowObscured xmlns:a14="http://schemas.microsoft.com/office/drawing/2010/main"/>
                      </a:ext>
                    </a:extLst>
                  </pic:spPr>
                </pic:pic>
              </a:graphicData>
            </a:graphic>
          </wp:inline>
        </w:drawing>
      </w:r>
    </w:p>
    <w:p w14:paraId="061B90C3" w14:textId="435BF9D7" w:rsidR="005221BA" w:rsidRDefault="005221BA" w:rsidP="005221BA">
      <w:pPr>
        <w:pStyle w:val="Caption"/>
      </w:pPr>
      <w:bookmarkStart w:id="39" w:name="_Ref412545417"/>
      <w:r w:rsidRPr="007838DF">
        <w:t xml:space="preserve">Figure </w:t>
      </w:r>
      <w:fldSimple w:instr=" SEQ Figure \* ARABIC ">
        <w:r w:rsidR="00083C29">
          <w:rPr>
            <w:noProof/>
          </w:rPr>
          <w:t>1</w:t>
        </w:r>
      </w:fldSimple>
      <w:bookmarkEnd w:id="39"/>
      <w:r w:rsidRPr="007838DF">
        <w:t xml:space="preserve">: </w:t>
      </w:r>
      <w:r w:rsidR="00C84827">
        <w:t>Google-Scholar</w:t>
      </w:r>
      <w:r>
        <w:t xml:space="preserve"> </w:t>
      </w:r>
      <w:r w:rsidRPr="005221BA">
        <w:t xml:space="preserve">annual </w:t>
      </w:r>
      <w:r>
        <w:t>publications that reference each production function</w:t>
      </w:r>
    </w:p>
    <w:p w14:paraId="3E241598" w14:textId="22D609DF" w:rsidR="005221BA" w:rsidRDefault="00C84827" w:rsidP="00C559BD">
      <w:pPr>
        <w:rPr>
          <w:b/>
        </w:rPr>
      </w:pPr>
      <w:r w:rsidRPr="00C84827">
        <w:rPr>
          <w:noProof/>
          <w:lang w:val="en-US" w:eastAsia="en-US"/>
        </w:rPr>
        <w:drawing>
          <wp:inline distT="0" distB="0" distL="0" distR="0" wp14:anchorId="0845746D" wp14:editId="754346DB">
            <wp:extent cx="3484717" cy="177540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257"/>
                    <a:stretch/>
                  </pic:blipFill>
                  <pic:spPr bwMode="auto">
                    <a:xfrm>
                      <a:off x="0" y="0"/>
                      <a:ext cx="3502611" cy="1784523"/>
                    </a:xfrm>
                    <a:prstGeom prst="rect">
                      <a:avLst/>
                    </a:prstGeom>
                    <a:ln>
                      <a:noFill/>
                    </a:ln>
                    <a:extLst>
                      <a:ext uri="{53640926-AAD7-44d8-BBD7-CCE9431645EC}">
                        <a14:shadowObscured xmlns:a14="http://schemas.microsoft.com/office/drawing/2010/main"/>
                      </a:ext>
                    </a:extLst>
                  </pic:spPr>
                </pic:pic>
              </a:graphicData>
            </a:graphic>
          </wp:inline>
        </w:drawing>
      </w:r>
    </w:p>
    <w:p w14:paraId="0F83E702" w14:textId="783DE356" w:rsidR="005221BA" w:rsidRPr="005221BA" w:rsidRDefault="005221BA" w:rsidP="005221BA">
      <w:pPr>
        <w:pStyle w:val="Caption"/>
      </w:pPr>
      <w:bookmarkStart w:id="40" w:name="_Ref415824581"/>
      <w:r w:rsidRPr="005221BA">
        <w:t xml:space="preserve">Figure </w:t>
      </w:r>
      <w:fldSimple w:instr=" SEQ Figure \* ARABIC ">
        <w:r w:rsidR="00083C29">
          <w:rPr>
            <w:noProof/>
          </w:rPr>
          <w:t>2</w:t>
        </w:r>
      </w:fldSimple>
      <w:bookmarkEnd w:id="38"/>
      <w:bookmarkEnd w:id="40"/>
      <w:r w:rsidRPr="005221BA">
        <w:t>: Google-Scholar % of total cumulative publications that refer to each type of production function</w:t>
      </w:r>
    </w:p>
    <w:p w14:paraId="2059241E" w14:textId="5E870F2B" w:rsidR="008D602F" w:rsidRDefault="00C91CD9" w:rsidP="008D602F">
      <w:r w:rsidRPr="00443129">
        <w:fldChar w:fldCharType="begin"/>
      </w:r>
      <w:r w:rsidRPr="00443129">
        <w:instrText xml:space="preserve"> REF _Ref412545417 \h  \* MERGEFORMAT </w:instrText>
      </w:r>
      <w:r w:rsidRPr="00443129">
        <w:fldChar w:fldCharType="separate"/>
      </w:r>
      <w:r w:rsidR="00A137D4" w:rsidRPr="007838DF">
        <w:t xml:space="preserve">Figure </w:t>
      </w:r>
      <w:r w:rsidR="00A137D4">
        <w:rPr>
          <w:noProof/>
        </w:rPr>
        <w:t>1</w:t>
      </w:r>
      <w:r w:rsidRPr="00443129">
        <w:fldChar w:fldCharType="end"/>
      </w:r>
      <w:r w:rsidRPr="00443129">
        <w:t xml:space="preserve"> </w:t>
      </w:r>
      <w:r>
        <w:t xml:space="preserve">and </w:t>
      </w:r>
      <w:r w:rsidRPr="00C2537A">
        <w:fldChar w:fldCharType="begin"/>
      </w:r>
      <w:r w:rsidRPr="00C2537A">
        <w:instrText xml:space="preserve"> REF _Ref413331742 \h  \* MERGEFORMAT </w:instrText>
      </w:r>
      <w:r w:rsidRPr="00C2537A">
        <w:fldChar w:fldCharType="separate"/>
      </w:r>
      <w:r w:rsidR="00A137D4" w:rsidRPr="005221BA">
        <w:t xml:space="preserve">Figure </w:t>
      </w:r>
      <w:r w:rsidR="00A137D4">
        <w:rPr>
          <w:noProof/>
        </w:rPr>
        <w:t>2</w:t>
      </w:r>
      <w:r w:rsidRPr="00C2537A">
        <w:fldChar w:fldCharType="end"/>
      </w:r>
      <w:r>
        <w:t xml:space="preserve"> </w:t>
      </w:r>
      <w:r w:rsidR="008D602F">
        <w:t>support</w:t>
      </w:r>
      <w:del w:id="41" w:author="Matt" w:date="2015-06-17T14:28:00Z">
        <w:r w:rsidR="008D602F" w:rsidDel="006C4807">
          <w:delText>s</w:delText>
        </w:r>
      </w:del>
      <w:r w:rsidR="008D602F">
        <w:t xml:space="preserve"> the assertions of various authors including Miller and Felipe (e.g. </w:t>
      </w:r>
      <w:r w:rsidR="008D602F">
        <w:fldChar w:fldCharType="begin" w:fldLock="1"/>
      </w:r>
      <w:r w:rsidR="00FB291D">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"id" : "ITEM-2", "itemData" : { "author" : [ { "dropping-particle" : "", "family" : "Felipe", "given" : "Jesus", "non-dropping-particle" : "", "parse-names" : false, "suffix" : "" }, { "dropping-particle" : "", "family" : "Adams", "given" : "F. Gerard", "non-dropping-particle" : "", "parse-names" : false, "suffix" : "" } ], "container-title" : "Eastern Economic Journal", "id" : "ITEM-2", "issue" : "3", "issued" : { "date-parts" : [ [ "2005" ] ] }, "page" : "427-445", "title" : "A Theory of Production: the estimation of the Cobb-Douglas Function: A Retrospective View", "type" : "article-journal", "volume" : "31" }, "uris" : [ "http://www.mendeley.com/documents/?uuid=4ef07f24-850c-4e4e-8a1f-2a8cc831b7ac" ] } ], "mendeley" : { "formattedCitation" : "(1,52)", "plainTextFormattedCitation" : "(1,52)", "previouslyFormattedCitation" : "(1,52)" }, "properties" : { "noteIndex" : 0 }, "schema" : "https://github.com/citation-style-language/schema/raw/master/csl-citation.json" }</w:instrText>
      </w:r>
      <w:r w:rsidR="008D602F">
        <w:fldChar w:fldCharType="separate"/>
      </w:r>
      <w:r w:rsidR="006D1024" w:rsidRPr="006D1024">
        <w:rPr>
          <w:noProof/>
        </w:rPr>
        <w:t>(1,52)</w:t>
      </w:r>
      <w:r w:rsidR="008D602F">
        <w:fldChar w:fldCharType="end"/>
      </w:r>
      <w:r w:rsidR="006B214A">
        <w:t>)</w:t>
      </w:r>
      <w:r w:rsidR="008D602F">
        <w:t xml:space="preserve"> that the easy-to-use C-D function is historically the most popular, but also provides evidence that </w:t>
      </w:r>
      <w:r>
        <w:t xml:space="preserve">the CES function </w:t>
      </w:r>
      <w:r w:rsidR="008D602F">
        <w:t xml:space="preserve">is increasing in recent popularity. </w:t>
      </w:r>
      <w:r w:rsidR="00F009A0">
        <w:t xml:space="preserve">(We should note here that the C-D function is a reduced CES function, with elasticity of substitution set to 1.0) </w:t>
      </w:r>
      <w:r w:rsidR="008D602F">
        <w:t xml:space="preserve">As Temple </w:t>
      </w:r>
      <w:r w:rsidR="008D602F">
        <w:fldChar w:fldCharType="begin" w:fldLock="1"/>
      </w:r>
      <w:r w:rsidR="00FE7DC1">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8D602F">
        <w:fldChar w:fldCharType="separate"/>
      </w:r>
      <w:r w:rsidR="00980F62" w:rsidRPr="00980F62">
        <w:rPr>
          <w:noProof/>
        </w:rPr>
        <w:t>(19)</w:t>
      </w:r>
      <w:r w:rsidR="008D602F">
        <w:fldChar w:fldCharType="end"/>
      </w:r>
      <w:r w:rsidR="008D602F">
        <w:t xml:space="preserve"> comments, “</w:t>
      </w:r>
      <w:r w:rsidR="008D602F">
        <w:rPr>
          <w:i/>
        </w:rPr>
        <w:t>t</w:t>
      </w:r>
      <w:r w:rsidR="008D602F" w:rsidRPr="00BF45F5">
        <w:rPr>
          <w:i/>
        </w:rPr>
        <w:t>he CES production function is increasingly prominent in macroeconomics and growth economics</w:t>
      </w:r>
      <w:r w:rsidR="008D602F">
        <w:t xml:space="preserve">, whilst Chirinko </w:t>
      </w:r>
      <w:r w:rsidR="008D602F">
        <w:fldChar w:fldCharType="begin" w:fldLock="1"/>
      </w:r>
      <w:r w:rsidR="00FE7DC1">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8D602F">
        <w:fldChar w:fldCharType="separate"/>
      </w:r>
      <w:r w:rsidR="00980F62" w:rsidRPr="00980F62">
        <w:rPr>
          <w:noProof/>
        </w:rPr>
        <w:t>(26)</w:t>
      </w:r>
      <w:r w:rsidR="008D602F">
        <w:fldChar w:fldCharType="end"/>
      </w:r>
      <w:r w:rsidR="008D602F">
        <w:t xml:space="preserve"> notes salient titles of conferences such as “</w:t>
      </w:r>
      <w:r w:rsidR="008D602F" w:rsidRPr="00450A15">
        <w:rPr>
          <w:i/>
        </w:rPr>
        <w:t>A Bright Future at the Age of 50 – The CES Production Function In the Theory and Empirics of Economic Growth</w:t>
      </w:r>
      <w:r w:rsidR="008D602F">
        <w:rPr>
          <w:i/>
        </w:rPr>
        <w:t>”</w:t>
      </w:r>
      <w:r w:rsidR="008D602F">
        <w:t>.</w:t>
      </w:r>
    </w:p>
    <w:p w14:paraId="4AF24765" w14:textId="03AEDA3D" w:rsidR="009826C9" w:rsidRDefault="00931003" w:rsidP="009826C9">
      <w:pPr>
        <w:pStyle w:val="Heading3"/>
      </w:pPr>
      <w:r>
        <w:t xml:space="preserve">An energy–augmented renaissance </w:t>
      </w:r>
      <w:ins w:id="42" w:author="Matt" w:date="2015-06-17T14:28:00Z">
        <w:r w:rsidR="006C4807">
          <w:t xml:space="preserve">[____ a renaissance is a </w:t>
        </w:r>
      </w:ins>
      <w:ins w:id="43" w:author="Matt" w:date="2015-06-17T14:29:00Z">
        <w:r w:rsidR="006C4807">
          <w:t>revival</w:t>
        </w:r>
      </w:ins>
      <w:ins w:id="44" w:author="Matt" w:date="2015-06-17T14:28:00Z">
        <w:r w:rsidR="006C4807">
          <w:t xml:space="preserve"> of something that was lost</w:t>
        </w:r>
      </w:ins>
      <w:ins w:id="45" w:author="Matt" w:date="2015-06-17T14:29:00Z">
        <w:r w:rsidR="006C4807">
          <w:t xml:space="preserve">. Are you suggesting that energy-augmented PFs were once in vogue, fell out of fashion, and </w:t>
        </w:r>
      </w:ins>
      <w:ins w:id="46" w:author="Matt" w:date="2015-06-17T14:30:00Z">
        <w:r w:rsidR="006C4807">
          <w:t xml:space="preserve">have returned to popularity? </w:t>
        </w:r>
      </w:ins>
      <w:ins w:id="47" w:author="Matt" w:date="2015-06-17T14:33:00Z">
        <w:r w:rsidR="00A34999">
          <w:t xml:space="preserve">I don’t see the 1970s as a time when energy-augmented PFs were in fashion. Rather, </w:t>
        </w:r>
      </w:ins>
      <w:ins w:id="48" w:author="Matt" w:date="2015-06-17T14:34:00Z">
        <w:r w:rsidR="00A34999">
          <w:t xml:space="preserve">the 1970s were </w:t>
        </w:r>
      </w:ins>
      <w:ins w:id="49" w:author="Matt" w:date="2015-06-17T14:33:00Z">
        <w:r w:rsidR="00A34999">
          <w:t xml:space="preserve">a time when the I-O method as a way to estimate energy intensity was </w:t>
        </w:r>
      </w:ins>
      <w:ins w:id="50" w:author="Matt" w:date="2015-06-17T14:34:00Z">
        <w:r w:rsidR="00A34999">
          <w:t xml:space="preserve">in fashion. </w:t>
        </w:r>
      </w:ins>
      <w:ins w:id="51" w:author="Matt" w:date="2015-06-17T14:30:00Z">
        <w:r w:rsidR="006C4807">
          <w:t>____]</w:t>
        </w:r>
      </w:ins>
    </w:p>
    <w:p w14:paraId="4DAB834F" w14:textId="71FAB9ED" w:rsidR="009826C9" w:rsidRDefault="009826C9" w:rsidP="009826C9">
      <w:r>
        <w:t>It is relevant at this po</w:t>
      </w:r>
      <w:r w:rsidR="00720E04">
        <w:t>int to introduce the energy-aug</w:t>
      </w:r>
      <w:r>
        <w:t xml:space="preserve">mentation of the CES and CD functions. Energy-augmentation for the C-D function takes the form of </w:t>
      </w:r>
      <w:r>
        <w:fldChar w:fldCharType="begin"/>
      </w:r>
      <w:r>
        <w:instrText xml:space="preserve"> REF _Ref415824022 \h </w:instrText>
      </w:r>
      <w:r>
        <w:fldChar w:fldCharType="separate"/>
      </w:r>
      <w:r w:rsidRPr="00687467">
        <w:t xml:space="preserve">Equation </w:t>
      </w:r>
      <w:r>
        <w:rPr>
          <w:noProof/>
        </w:rPr>
        <w:t>4</w:t>
      </w:r>
      <w:r>
        <w:fldChar w:fldCharType="end"/>
      </w:r>
      <w:r>
        <w:t xml:space="preserve">. For the CES function, various </w:t>
      </w:r>
      <w:r>
        <w:lastRenderedPageBreak/>
        <w:t xml:space="preserve">nestings of energy against capital and labour are possible. </w:t>
      </w:r>
      <w:r>
        <w:fldChar w:fldCharType="begin"/>
      </w:r>
      <w:r>
        <w:instrText xml:space="preserve"> REF _Ref415824041 \h </w:instrText>
      </w:r>
      <w:r>
        <w:fldChar w:fldCharType="separate"/>
      </w:r>
      <w:r w:rsidRPr="00687467">
        <w:t xml:space="preserve">Equation </w:t>
      </w:r>
      <w:r>
        <w:rPr>
          <w:noProof/>
        </w:rPr>
        <w:t>5</w:t>
      </w:r>
      <w:r>
        <w:fldChar w:fldCharType="end"/>
      </w:r>
      <w:r>
        <w:t xml:space="preserve"> shows one option, the (KL)E nesting.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9826C9" w14:paraId="0646121D" w14:textId="77777777" w:rsidTr="00A947B2">
        <w:tc>
          <w:tcPr>
            <w:tcW w:w="6629" w:type="dxa"/>
          </w:tcPr>
          <w:p w14:paraId="47D93E06" w14:textId="77777777" w:rsidR="009826C9" w:rsidRPr="005758F1" w:rsidRDefault="009826C9" w:rsidP="00A947B2">
            <m:oMath>
              <m:r>
                <w:rPr>
                  <w:rFonts w:ascii="Cambria Math" w:hAnsi="Cambria Math"/>
                </w:rPr>
                <m:t>Y=A</m:t>
              </m:r>
              <m:sSup>
                <m:sSupPr>
                  <m:ctrlPr>
                    <w:rPr>
                      <w:rFonts w:ascii="Cambria Math" w:hAnsi="Cambria Math"/>
                      <w:i/>
                    </w:rPr>
                  </m:ctrlPr>
                </m:sSupPr>
                <m:e>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i/>
                            </w:rPr>
                            <w:sym w:font="Symbol" w:char="F06C"/>
                          </m:r>
                          <m:r>
                            <w:rPr>
                              <w:rFonts w:ascii="Cambria Math" w:hAnsi="Cambria Math"/>
                            </w:rPr>
                            <m:t>t</m:t>
                          </m:r>
                        </m:sup>
                      </m:sSup>
                      <m:r>
                        <w:rPr>
                          <w:rFonts w:ascii="Cambria Math" w:hAnsi="Cambria Math"/>
                        </w:rPr>
                        <m:t>K</m:t>
                      </m:r>
                    </m:e>
                    <m:sup>
                      <m:r>
                        <w:rPr>
                          <w:rFonts w:ascii="Cambria Math" w:hAnsi="Cambria Math"/>
                        </w:rPr>
                        <m:t>α</m:t>
                      </m:r>
                    </m:sup>
                  </m:sSup>
                  <m:r>
                    <w:rPr>
                      <w:rFonts w:ascii="Cambria Math" w:hAnsi="Cambria Math"/>
                    </w:rPr>
                    <m:t>L</m:t>
                  </m:r>
                </m:e>
                <m:sup>
                  <m:r>
                    <w:rPr>
                      <w:rFonts w:ascii="Cambria Math" w:hAnsi="Cambria Math"/>
                      <w:i/>
                    </w:rPr>
                    <w:sym w:font="Symbol" w:char="F062"/>
                  </m:r>
                </m:sup>
              </m:sSup>
              <m:sSup>
                <m:sSupPr>
                  <m:ctrlPr>
                    <w:rPr>
                      <w:rFonts w:ascii="Cambria Math" w:hAnsi="Cambria Math"/>
                      <w:i/>
                    </w:rPr>
                  </m:ctrlPr>
                </m:sSupPr>
                <m:e>
                  <m:r>
                    <w:rPr>
                      <w:rFonts w:ascii="Cambria Math" w:hAnsi="Cambria Math"/>
                    </w:rPr>
                    <m:t>E</m:t>
                  </m:r>
                </m:e>
                <m:sup>
                  <m:r>
                    <w:rPr>
                      <w:rFonts w:ascii="Cambria Math" w:hAnsi="Cambria Math"/>
                    </w:rPr>
                    <m:t>γ</m:t>
                  </m:r>
                </m:sup>
              </m:sSup>
            </m:oMath>
            <w:r w:rsidRPr="005758F1">
              <w:rPr>
                <w:rFonts w:eastAsiaTheme="minorEastAsia"/>
              </w:rPr>
              <w:tab/>
            </w:r>
          </w:p>
        </w:tc>
        <w:tc>
          <w:tcPr>
            <w:tcW w:w="1984" w:type="dxa"/>
          </w:tcPr>
          <w:p w14:paraId="742D3B3A" w14:textId="77777777" w:rsidR="009826C9" w:rsidRDefault="009826C9" w:rsidP="00A947B2">
            <w:bookmarkStart w:id="52" w:name="_Ref420321367"/>
            <w:r w:rsidRPr="00687467">
              <w:t xml:space="preserve">Equation </w:t>
            </w:r>
            <w:r w:rsidR="00312856">
              <w:fldChar w:fldCharType="begin"/>
            </w:r>
            <w:r w:rsidR="00312856">
              <w:instrText xml:space="preserve"> SEQ Equation \* ARABIC </w:instrText>
            </w:r>
            <w:r w:rsidR="00312856">
              <w:fldChar w:fldCharType="separate"/>
            </w:r>
            <w:r>
              <w:rPr>
                <w:noProof/>
              </w:rPr>
              <w:t>4</w:t>
            </w:r>
            <w:r w:rsidR="00312856">
              <w:rPr>
                <w:noProof/>
              </w:rPr>
              <w:fldChar w:fldCharType="end"/>
            </w:r>
            <w:bookmarkEnd w:id="52"/>
          </w:p>
        </w:tc>
      </w:tr>
      <w:tr w:rsidR="009826C9" w14:paraId="311D56A5" w14:textId="77777777" w:rsidTr="00A947B2">
        <w:tc>
          <w:tcPr>
            <w:tcW w:w="6629" w:type="dxa"/>
          </w:tcPr>
          <w:p w14:paraId="4931A78B" w14:textId="6F4B0B92" w:rsidR="009826C9" w:rsidRPr="005758F1" w:rsidRDefault="009826C9">
            <m:oMath>
              <m:r>
                <w:rPr>
                  <w:rFonts w:ascii="Cambria Math" w:hAnsi="Cambria Math"/>
                </w:rPr>
                <m:t>Y=C</m:t>
              </m:r>
              <m:sSup>
                <m:sSupPr>
                  <m:ctrlPr>
                    <w:rPr>
                      <w:rFonts w:ascii="Cambria Math" w:hAnsi="Cambria Math"/>
                      <w:i/>
                    </w:rPr>
                  </m:ctrlPr>
                </m:sSupPr>
                <m:e>
                  <m:r>
                    <w:rPr>
                      <w:rFonts w:ascii="Cambria Math" w:hAnsi="Cambria Math"/>
                    </w:rPr>
                    <m:t>[b</m:t>
                  </m:r>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-ρ1</m:t>
                          </m:r>
                        </m:sup>
                      </m:sSup>
                      <m:r>
                        <w:rPr>
                          <w:rFonts w:ascii="Cambria Math" w:hAnsi="Cambria Math"/>
                        </w:rPr>
                        <m:t>+</m:t>
                      </m:r>
                      <m:d>
                        <m:dPr>
                          <m:ctrlPr>
                            <w:rPr>
                              <w:rFonts w:ascii="Cambria Math" w:hAnsi="Cambria Math"/>
                              <w:i/>
                            </w:rPr>
                          </m:ctrlPr>
                        </m:dPr>
                        <m:e>
                          <m:r>
                            <w:rPr>
                              <w:rFonts w:ascii="Cambria Math" w:hAnsi="Cambria Math"/>
                            </w:rPr>
                            <m:t>1-a</m:t>
                          </m:r>
                        </m:e>
                      </m:d>
                      <m:sSup>
                        <m:sSupPr>
                          <m:ctrlPr>
                            <w:rPr>
                              <w:rFonts w:ascii="Cambria Math" w:hAnsi="Cambria Math"/>
                              <w:i/>
                            </w:rPr>
                          </m:ctrlPr>
                        </m:sSupPr>
                        <m:e>
                          <m:r>
                            <w:rPr>
                              <w:rFonts w:ascii="Cambria Math" w:hAnsi="Cambria Math"/>
                            </w:rPr>
                            <m:t>L</m:t>
                          </m:r>
                        </m:e>
                        <m:sup>
                          <m:r>
                            <w:rPr>
                              <w:rFonts w:ascii="Cambria Math" w:hAnsi="Cambria Math"/>
                            </w:rPr>
                            <m:t>-ρ1</m:t>
                          </m:r>
                        </m:sup>
                      </m:sSup>
                    </m:e>
                  </m:d>
                </m:e>
                <m:sup>
                  <m:r>
                    <w:rPr>
                      <w:rFonts w:ascii="Cambria Math" w:hAnsi="Cambria Math"/>
                    </w:rPr>
                    <m:t>ρ/ρ1</m:t>
                  </m:r>
                </m:sup>
              </m:sSup>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-ρ</m:t>
                  </m:r>
                </m:sup>
              </m:sSup>
              <m:sSup>
                <m:sSupPr>
                  <m:ctrlPr>
                    <w:rPr>
                      <w:rFonts w:ascii="Cambria Math" w:hAnsi="Cambria Math"/>
                      <w:i/>
                    </w:rPr>
                  </m:ctrlPr>
                </m:sSupPr>
                <m:e>
                  <m:r>
                    <w:rPr>
                      <w:rFonts w:ascii="Cambria Math" w:hAnsi="Cambria Math"/>
                    </w:rPr>
                    <m:t>]</m:t>
                  </m:r>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Pr="005758F1">
              <w:rPr>
                <w:rFonts w:eastAsiaTheme="minorEastAsia"/>
              </w:rPr>
              <w:tab/>
            </w:r>
          </w:p>
        </w:tc>
        <w:tc>
          <w:tcPr>
            <w:tcW w:w="1984" w:type="dxa"/>
          </w:tcPr>
          <w:p w14:paraId="10F56481" w14:textId="77777777" w:rsidR="009826C9" w:rsidRDefault="009826C9" w:rsidP="00A947B2">
            <w:bookmarkStart w:id="53" w:name="_Ref420053268"/>
            <w:r w:rsidRPr="00687467">
              <w:t xml:space="preserve">Equation </w:t>
            </w:r>
            <w:r w:rsidR="00312856">
              <w:fldChar w:fldCharType="begin"/>
            </w:r>
            <w:r w:rsidR="00312856">
              <w:instrText xml:space="preserve"> SEQ Equation \* ARABIC </w:instrText>
            </w:r>
            <w:r w:rsidR="00312856">
              <w:fldChar w:fldCharType="separate"/>
            </w:r>
            <w:r>
              <w:rPr>
                <w:noProof/>
              </w:rPr>
              <w:t>5</w:t>
            </w:r>
            <w:r w:rsidR="00312856">
              <w:rPr>
                <w:noProof/>
              </w:rPr>
              <w:fldChar w:fldCharType="end"/>
            </w:r>
            <w:bookmarkEnd w:id="53"/>
          </w:p>
        </w:tc>
      </w:tr>
    </w:tbl>
    <w:p w14:paraId="21B8D5E4" w14:textId="78A52C78" w:rsidR="009826C9" w:rsidRDefault="009826C9" w:rsidP="008D602F">
      <w:r>
        <w:t xml:space="preserve">It is not a new idea, and was prominent after the </w:t>
      </w:r>
      <w:r w:rsidR="00953D90">
        <w:t xml:space="preserve">1970s </w:t>
      </w:r>
      <w:r>
        <w:t xml:space="preserve">oil crises, e.g. Rasch and Tatom 1977 </w:t>
      </w:r>
      <w:r>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"mendeley" : { "formattedCitation" : "(39)", "plainTextFormattedCitation" : "(39)", "previouslyFormattedCitation" : "(39)" }, "properties" : { "noteIndex" : 0 }, "schema" : "https://github.com/citation-style-language/schema/raw/master/csl-citation.json" }</w:instrText>
      </w:r>
      <w:r>
        <w:fldChar w:fldCharType="separate"/>
      </w:r>
      <w:r w:rsidR="006D1024" w:rsidRPr="006D1024">
        <w:rPr>
          <w:noProof/>
        </w:rPr>
        <w:t>(39)</w:t>
      </w:r>
      <w:r>
        <w:fldChar w:fldCharType="end"/>
      </w:r>
      <w:r>
        <w:t xml:space="preserve">. As energy prices declined so too did the idea of energy-augmentation, which was dismissed on the </w:t>
      </w:r>
      <w:r w:rsidR="00953D90">
        <w:t xml:space="preserve">cost-share theorem </w:t>
      </w:r>
      <w:r w:rsidR="008B674E">
        <w:fldChar w:fldCharType="begin" w:fldLock="1"/>
      </w:r>
      <w:r w:rsidR="00FB291D">
        <w:instrText>ADDIN CSL_CITATION { "citationItems" : [ { "id" : "ITEM-1", "itemData" : { "DOI" : "10.1016/j.eist.2013.09.003", "ISSN" : "2210-4224", "author" : [ { "dropping-particle" : "", "family" : "K\u00fcmmel", "given" : "Reiner", "non-dropping-particle" : "", "parse-names" : false, "suffix" : "" } ], "container-title" : "Environmental Innovation and Societal Transitions", "id" : "ITEM-1", "issued" : { "date-parts" : [ [ "2013" ] ] }, "page" : "33-37", "publisher" : "Elsevier B.V.", "title" : "Environmental Innovation and Societal Transitions Why energy\u2019s economic weight is much larger than its cost share", "type" : "article-journal", "volume" : "9" }, "uris" : [ "http://www.mendeley.com/documents/?uuid=683a0fff-bbf9-4701-8f4f-4e24c0a587d9" ] } ], "mendeley" : { "formattedCitation" : "(53)", "plainTextFormattedCitation" : "(53)", "previouslyFormattedCitation" : "(53)" }, "properties" : { "noteIndex" : 0 }, "schema" : "https://github.com/citation-style-language/schema/raw/master/csl-citation.json" }</w:instrText>
      </w:r>
      <w:r w:rsidR="008B674E">
        <w:fldChar w:fldCharType="separate"/>
      </w:r>
      <w:r w:rsidR="006D1024" w:rsidRPr="006D1024">
        <w:rPr>
          <w:noProof/>
        </w:rPr>
        <w:t>(53)</w:t>
      </w:r>
      <w:r w:rsidR="008B674E">
        <w:fldChar w:fldCharType="end"/>
      </w:r>
      <w:r w:rsidR="008B674E">
        <w:t xml:space="preserve"> - which suggested that energy’s share of the total GDP (typically 3-4%) was so low it could not be a meaningful factor of </w:t>
      </w:r>
      <w:ins w:id="54" w:author="Matt" w:date="2015-06-17T14:32:00Z">
        <w:r w:rsidR="003A4C7F">
          <w:t xml:space="preserve">macro-economic </w:t>
        </w:r>
      </w:ins>
      <w:r w:rsidR="008B674E">
        <w:t>production</w:t>
      </w:r>
      <w:r w:rsidR="00953D90">
        <w:t xml:space="preserve">. </w:t>
      </w:r>
      <w:r w:rsidR="00FB291D">
        <w:t xml:space="preserve">However, leaving production functions to one side, a large body of statistical work (e.g. </w:t>
      </w:r>
      <w:r w:rsidR="00FB291D">
        <w:fldChar w:fldCharType="begin" w:fldLock="1"/>
      </w:r>
      <w:r w:rsidR="0077755E">
        <w:instrText>ADDIN CSL_CITATION { "citationItems" : [ { "id" : "ITEM-1", "itemData" : { "DOI" : "10.1016/0140-9883(93)90033-N", "ISBN" : "5182766386", "ISSN" : "01409883", "abstract" : "This paper examines the causal relationship between GDP and energy use for the period 1947-90 in the USA. The relationship between energy use and economic growth has been examined by both biophysical and neoclassical economists. In particular, several studies have tested for the presence of a causal relationship (in the Granger sense) between energy use and economic growth. However, these tests do not allow a direct test of the relative explanatory powers of the neoclassical and biophysical models. A multivariate adaptation of the test-vector autoregression (VAR) does allow such a test. A VAR of GDP, energy use, capital stock and employment is estimated and Granger tests for causal relationships between the variables are carried out. Although there is no evidence that gross energy use Granger causes GDP, a measure of final energy use adjusted for changing fuel composition does Granger cause GDP", "author" : [ { "dropping-particle" : "", "family" : "Stern", "given" : "David I.", "non-dropping-particle" : "", "parse-names" : false, "suffix" : "" } ], "container-title" : "Energy Economics", "id" : "ITEM-1", "issue" : "2", "issued" : { "date-parts" : [ [ "1993" ] ] }, "page" : "137-150", "title" : "Energy and economic growth in the USA: A multivariate approach", "type" : "article-journal", "volume" : "15" }, "uris" : [ "http://www.mendeley.com/documents/?uuid=3f3839c8-345e-4905-93a2-3afaa3abc475" ] }, { "id" : "ITEM-2", "itemData" : { "DOI" : "10.5547/01956574.35.4", "author" : [ { "dropping-particle" : "", "family" : "Bruns", "given" : "Stephan B", "non-dropping-particle" : "", "parse-names" : false, "suffix" : "" }, { "dropping-particle" : "", "family" : "Gross", "given" : "Christian", "non-dropping-particle" : "", "parse-names" : false, "suffix" : "" }, { "dropping-particle" : "", "family" : "Stern", "given" : "David I", "non-dropping-particle" : "", "parse-names" : false, "suffix" : "" } ], "container-title" : "The Quarterly Journal of the IAEE's Energy Economics Education Foundation", "id" : "ITEM-2", "issue" : "4", "issued" : { "date-parts" : [ [ "2014" ] ] }, "title" : "Is There Really Granger Causality Between Energy Use and Output?", "type" : "article-journal", "volume" : "35" }, "uris" : [ "http://www.mendeley.com/documents/?uuid=21892676-d214-43df-ae1e-1fe1268849d2" ] }, { "id" : "ITEM-3", "itemData" : { "DOI" : "10.1016/j.jclepro.2013.12.040", "ISSN" : "09596526", "author" : [ { "dropping-particle" : "", "family" : "Kalimeris", "given" : "Panos", "non-dropping-particle" : "", "parse-names" : false, "suffix" : "" }, { "dropping-particle" : "", "family" : "Richardson", "given" : "Clive", "non-dropping-particle" : "", "parse-names" : false, "suffix" : "" }, { "dropping-particle" : "", "family" : "Bithas", "given" : "Kostas", "non-dropping-particle" : "", "parse-names" : false, "suffix" : "" } ], "container-title" : "Journal of Cleaner Production", "id" : "ITEM-3", "issued" : { "date-parts" : [ [ "2014", "3" ] ] }, "page" : "1-13", "publisher" : "Elsevier Ltd", "title" : "A meta-analysis investigation of the direction of the energy-GDP causal relationship: implications for the growth-degrowth dialogue", "type" : "article-journal", "volume" : "67" }, "uris" : [ "http://www.mendeley.com/documents/?uuid=5d3e32ed-aaa6-4fec-8f91-e82a3d25fcc4" ] } ], "mendeley" : { "formattedCitation" : "(54\u201356)", "plainTextFormattedCitation" : "(54\u201356)", "previouslyFormattedCitation" : "(54\u201356)" }, "properties" : { "noteIndex" : 0 }, "schema" : "https://github.com/citation-style-language/schema/raw/master/csl-citation.json" }</w:instrText>
      </w:r>
      <w:r w:rsidR="00FB291D">
        <w:fldChar w:fldCharType="separate"/>
      </w:r>
      <w:r w:rsidR="00FB291D" w:rsidRPr="00FB291D">
        <w:rPr>
          <w:noProof/>
        </w:rPr>
        <w:t>(54–56)</w:t>
      </w:r>
      <w:r w:rsidR="00FB291D">
        <w:fldChar w:fldCharType="end"/>
      </w:r>
      <w:r w:rsidR="00FB291D">
        <w:t xml:space="preserve"> has emerged in the last two decades which suggests a strong link between economic growth and energy use. This, alongside </w:t>
      </w:r>
      <w:r>
        <w:t xml:space="preserve">rising energy costs and requirements for </w:t>
      </w:r>
      <w:r w:rsidR="00F9498D">
        <w:t>energy and emissions policies</w:t>
      </w:r>
      <w:r w:rsidR="00FB291D">
        <w:t>,</w:t>
      </w:r>
      <w:r w:rsidR="00F9498D">
        <w:t xml:space="preserve"> has seen a renaissanc</w:t>
      </w:r>
      <w:r w:rsidR="00FB291D">
        <w:t xml:space="preserve">e of energy-augmented functions. </w:t>
      </w:r>
    </w:p>
    <w:p w14:paraId="637D56BE" w14:textId="6336C91C" w:rsidR="00322E96" w:rsidRPr="00435B95" w:rsidRDefault="006B214A" w:rsidP="005A1F3C">
      <w:pPr>
        <w:pStyle w:val="Heading1"/>
        <w:rPr>
          <w:szCs w:val="28"/>
        </w:rPr>
      </w:pPr>
      <w:r w:rsidRPr="0043686A">
        <w:rPr>
          <w:szCs w:val="28"/>
        </w:rPr>
        <w:t>Real-world</w:t>
      </w:r>
      <w:r w:rsidR="000F24CE" w:rsidRPr="0043686A">
        <w:rPr>
          <w:szCs w:val="28"/>
        </w:rPr>
        <w:t xml:space="preserve"> </w:t>
      </w:r>
      <w:r w:rsidR="00167FBC" w:rsidRPr="0043686A">
        <w:rPr>
          <w:szCs w:val="28"/>
        </w:rPr>
        <w:t xml:space="preserve">empirical </w:t>
      </w:r>
      <w:r w:rsidR="000F24CE" w:rsidRPr="0043686A">
        <w:rPr>
          <w:szCs w:val="28"/>
        </w:rPr>
        <w:t>MPF</w:t>
      </w:r>
      <w:r w:rsidR="00322E96" w:rsidRPr="0043686A">
        <w:rPr>
          <w:szCs w:val="28"/>
        </w:rPr>
        <w:t xml:space="preserve"> applications</w:t>
      </w:r>
      <w:r w:rsidRPr="0043686A">
        <w:rPr>
          <w:szCs w:val="28"/>
        </w:rPr>
        <w:t xml:space="preserve"> for CES functions</w:t>
      </w:r>
      <w:r w:rsidR="00322E96" w:rsidRPr="0043686A">
        <w:rPr>
          <w:szCs w:val="28"/>
        </w:rPr>
        <w:t xml:space="preserve"> </w:t>
      </w:r>
    </w:p>
    <w:p w14:paraId="2C9B6FA8" w14:textId="34DB9AA8" w:rsidR="00167FBC" w:rsidRPr="00EF3751" w:rsidRDefault="00167FBC" w:rsidP="005A1F3C">
      <w:r>
        <w:t>In this section we review the various applications for empirical MPF applications</w:t>
      </w:r>
      <w:r w:rsidR="00AA70CD">
        <w:t xml:space="preserve"> of CES functions</w:t>
      </w:r>
      <w:r>
        <w:t>. We start with a sample survey, and then move a wider literature search.</w:t>
      </w:r>
    </w:p>
    <w:p w14:paraId="2648E817" w14:textId="48E4A904" w:rsidR="00167FBC" w:rsidRDefault="00931003" w:rsidP="005A1F3C">
      <w:pPr>
        <w:pStyle w:val="Heading2"/>
      </w:pPr>
      <w:r>
        <w:t>S</w:t>
      </w:r>
      <w:r w:rsidR="00167FBC">
        <w:t>ample survey</w:t>
      </w:r>
    </w:p>
    <w:p w14:paraId="039F06EC" w14:textId="4AF048E8" w:rsidR="00EF7874" w:rsidRDefault="00931003" w:rsidP="00C559BD">
      <w:r>
        <w:t xml:space="preserve">If </w:t>
      </w:r>
      <w:r w:rsidR="000F24CE">
        <w:t xml:space="preserve">CD and CES are </w:t>
      </w:r>
      <w:r>
        <w:t xml:space="preserve">indeed </w:t>
      </w:r>
      <w:r w:rsidR="000F24CE">
        <w:t xml:space="preserve">the dominant functions, we next need to understand how they are used, in particular for the CES function, the object of our study. </w:t>
      </w:r>
      <w:r w:rsidR="00322E96">
        <w:t xml:space="preserve">To do this, we studied a small sample of the Google-Scholar references – since the number was around 40,000 - to </w:t>
      </w:r>
      <w:r w:rsidR="00555A8F">
        <w:t>understand better the application of purpose of CES (and CD)</w:t>
      </w:r>
      <w:r w:rsidR="00322E96">
        <w:t xml:space="preserve"> applications. We</w:t>
      </w:r>
      <w:r w:rsidR="00322E96" w:rsidRPr="00695A46">
        <w:t xml:space="preserve"> reviewed </w:t>
      </w:r>
      <w:r w:rsidR="00F65F78">
        <w:t xml:space="preserve">29 CD and 17 CES based </w:t>
      </w:r>
      <w:r w:rsidR="00F65F78" w:rsidRPr="00695A46">
        <w:t>studies</w:t>
      </w:r>
      <w:r w:rsidR="00F65F78">
        <w:t xml:space="preserve"> </w:t>
      </w:r>
      <w:r w:rsidR="00F65F78">
        <w:fldChar w:fldCharType="begin" w:fldLock="1"/>
      </w:r>
      <w:r w:rsidR="0077755E">
        <w:instrText>ADDIN CSL_CITATION { "citationItems" : [ { "id" : "ITEM-1", "itemData" : { "author" : [ { "dropping-particle" : "", "family" : "Feldstein", "given" : "M. S.", "non-dropping-particle" : "", "parse-names" : false, "suffix" : "" } ], "container-title" : "The Review of Economic Studies", "id" : "ITEM-1", "issue" : "4", "issued" : { "date-parts" : [ [ "1967" ] ] }, "page" : "375-386", "title" : "Specification of the Labour Input in the Aggregate Production Function", "type" : "article-journal", "volume" : "34" }, "uris" : [ "http://www.mendeley.com/documents/?uuid=edf843df-4fcb-403f-8325-9090f15d1763" ] }, { "id" : "ITEM-2", "itemData" : { "DOI" : "10.2307/1909860", "ISSN" : "0012-9682", "abstract" : "The sampling properties of the usual estimator of marginal product from a Cobb-Douglas production function are studied under the assumption of normally distributed errors. The asymptotic normality of these estimators is demonstrated and certain special cases are considered for which the asymptotic distribution is particularly simple. An alternative estimator of marginal product is suggested which has both a smaller bias and greater precision than the usual estimator. Estimators of the variance-covariance matrix of all marginal product estimators mentioned are given. These are accurate to order n-1.", "author" : [ { "dropping-particle" : "", "family" : "Fisk", "given" : "P. R.", "non-dropping-particle" : "", "parse-names" : false, "suffix" : "" } ], "container-title" : "Econometrica", "id" : "ITEM-2", "issue" : "1", "issued" : { "date-parts" : [ [ "1966" ] ] }, "page" : "162-172", "title" : "The Estimation of Marginal Product from a Cobb-Douglas Production Function", "type" : "article-journal", "volume" : "34" }, "uris" : [ "http://www.mendeley.com/documents/?uuid=60256c82-279a-4d06-8c2c-a7b66f88114d" ] }, { "id" : "ITEM-3", "itemData" : { "author" : [ { "dropping-particle" : "", "family" : "Nelson", "given" : "Richard R.", "non-dropping-particle" : "", "parse-names" : false, "suffix" : "" } ], "container-title" : "The American Economic Review", "id" : "ITEM-3", "issue" : "5", "issued" : { "date-parts" : [ [ "1964" ] ] }, "page" : "575-606", "title" : "Aggregate Production Functions and Medium-Range Growth Projections", "type" : "article-journal", "volume" : "54" }, "uris" : [ "http://www.mendeley.com/documents/?uuid=0e997320-601c-4935-bf91-94c2e6c53525" ] }, { "id" : "ITEM-4",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"ITEM-4", "issued" : { "date-parts" : [ [ "1977" ] ] }, "page" : "10-24", "title" : "Energy Resources and Potential GNP", "type" : "article-journal" }, "uris" : [ "http://www.mendeley.com/documents/?uuid=8f1d6cf8-0e28-4195-a384-5fbd448b7460" ] }, { "id" : "ITEM-5", "itemData" : { "author" : [ { "dropping-particle" : "", "family" : "Hayami", "given" : "Yujiro", "non-dropping-particle" : "", "parse-names" : false, "suffix" : "" }, { "dropping-particle" : "", "family" : "Ruttan", "given" : "Vernon W", "non-dropping-particle" : "", "parse-names" : false, "suffix" : "" } ], "container-title" : "The American Economic Review (AER), 60(5), 895 - 911.", "id" : "ITEM-5", "issue" : "5", "issued" : { "date-parts" : [ [ "1970" ] ] }, "page" : "895-911", "title" : "Agricultural Productivity Differences Among Countries", "type" : "article-journal", "volume" : "60" }, "uris" : [ "http://www.mendeley.com/documents/?uuid=ae7e1774-dee2-4e4a-bae1-92d689406228" ] }, { "id" : "ITEM-6", "itemData" : { "DOI" : "10.2307/1991794", "ISSN" : "00222879", "author" : [ { "dropping-particle" : "", "family" : "Prais", "given" : "Zmira", "non-dropping-particle" : "", "parse-names" : false, "suffix" : "" } ], "container-title" : "Journal of Money, Credit and Banking", "id" : "ITEM-6", "issue" : "4", "issued" : { "date-parts" : [ [ "1975" ] ] }, "page" : "535-543", "title" : "A new look at real money balances as a variable in the production function", "type" : "article-journal", "volume" : "7" }, "uris" : [ "http://www.mendeley.com/documents/?uuid=e69d19ce-373a-46c1-81f8-a1f74d32544b" ] }, { "id" : "ITEM-7", "itemData" : { "author" : [ { "dropping-particle" : "", "family" : "Ulveling", "given" : "Edwin", "non-dropping-particle" : "", "parse-names" : false, "suffix" : "" }, { "dropping-particle" : "", "family" : "Fletcher", "given" : "Lehman", "non-dropping-particle" : "", "parse-names" : false, "suffix" : "" } ], "container-title" : "American Journal of Agricultural Economics", "id" : "ITEM-7", "issue" : "2", "issued" : { "date-parts" : [ [ "1970" ] ] }, "page" : "322-326", "title" : "A Cobb-Douglas Production Function with Variable Returns to Scale", "type" : "article-journal", "volume" : "52" }, "uris" : [ "http://www.mendeley.com/documents/?uuid=5ef51996-6984-4025-82a4-6ee40268d8c4" ] }, { "id" : "ITEM-8",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"ITEM-8", "issued" : { "date-parts" : [ [ "1985" ] ] }, "page" : "1-23", "title" : "Total factor productivity in postwar Soviet industry and its branches", "type" : "article-journal", "volume" : "9" }, "uris" : [ "http://www.mendeley.com/documents/?uuid=0bf4568f-8703-4dd7-96ce-29a276edb095" ] }, { "id" : "ITEM-9", "itemData" : { "DOI" : "10.1080/00036848400000069", "ISSN" : "0003-6846", "author" : [ { "dropping-particle" : "", "family" : "Uri", "given" : "Noel D.", "non-dropping-particle" : "", "parse-names" : false, "suffix" : "" } ], "container-title" : "Applied Economics", "id" : "ITEM-9", "issue" : "4", "issued" : { "date-parts" : [ [ "1984" ] ] }, "page" : "555-567", "title" : "The impact of technical change on the aggregate production function", "type" : "article-journal", "volume" : "16" }, "uris" : [ "http://www.mendeley.com/documents/?uuid=8638a784-639c-4891-a2ec-3dc5aeeb8fa1" ] }, { "id" : "ITEM-10",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"ITEM-10", "issued" : { "date-parts" : [ [ "1981" ] ] }, "page" : "36-42", "title" : "Energy efficiency and the slump in labour productivity in the USA", "type" : "article-journal", "volume" : "3" }, "uris" : [ "http://www.mendeley.com/documents/?uuid=64d3015f-a563-4a4f-9e5d-d2c4fad8c252" ] }, { "id" : "ITEM-11", "itemData" : { "abstract" : "No abstract is available for this item.", "author" : [ { "dropping-particle" : "", "family" : "Khan", "given" : "Ashfaque H Ah", "non-dropping-particle" : "", "parse-names" : false, "suffix" : "" }, { "dropping-particle" : "", "family" : "Ahmad", "given" : "Mushtaq", "non-dropping-particle" : "", "parse-names" : false, "suffix" : "" } ], "container-title" : "Review of Economics and Statistics", "id" : "ITEM-11", "issue" : "2", "issued" : { "date-parts" : [ [ "1985" ] ] }, "page" : "336-40", "title" : "Real Money Balances in the Production Function of a Developing Country", "type" : "article-journal", "volume" : "67" }, "uris" : [ "http://www.mendeley.com/documents/?uuid=544b2502-dfe6-4a60-9c47-0e3122134e5d" ] }, { "id" : "ITEM-12", "itemData" : {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"NBER Working Paper No 3541", "id" : "ITEM-12", "issued" : { "date-parts" : [ [ "1990" ] ] }, "title" : "A contribution to the Empirics of Economics Growth", "type" : "article-journal" }, "uris" : [ "http://www.mendeley.com/documents/?uuid=a9c146ab-4cb4-47e1-95b4-7b301faf4aa8" ] }, { "id" : "ITEM-13", "itemData" : { "author" : [ { "dropping-particle" : "", "family" : "Finn", "given" : "Mary G.", "non-dropping-particle" : "", "parse-names" : false, "suffix" : "" } ], "container-title" : "Journal of Economic Dynamics &amp; Control", "id" : "ITEM-13", "issued" : { "date-parts" : [ [ "1995" ] ] }, "page" : "1249-1281", "title" : "Variance properties of Solow\u2019s productivity residual and their cyclical implications", "type" : "article-journal", "volume" : "19" }, "uris" : [ "http://www.mendeley.com/documents/?uuid=267facfd-3a5e-4916-ac33-1dcde43fd184" ] }, { "id" : "ITEM-14", "itemData" : { "author" : [ { "dropping-particle" : "", "family" : "Dougherty", "given" : "Chrys", "non-dropping-particle" : "", "parse-names" : false, "suffix" : "" }, { "dropping-particle" : "", "family" : "Jorgenson", "given" : "Dale W.", "non-dropping-particle" : "", "parse-names" : false, "suffix" : "" } ], "container-title" : "The American Economic Review", "id" : "ITEM-14", "issue" : "2", "issued" : { "date-parts" : [ [ "1996" ] ] }, "title" : "International Comparisons of the Sources of Economic Growth", "type" : "article-journal", "volume" : "86" }, "uris" : [ "http://www.mendeley.com/documents/?uuid=0b384e2c-6f74-421d-98fa-95c9479dc303" ] }, { "id" : "ITEM-15", "itemData" : { "DOI" : "10.2307/1243706", "ISSN" : "00029092", "author" : [ { "dropping-particle" : "", "family" : "Kalirajan", "given" : "K. P.", "non-dropping-particle" : "", "parse-names" : false, "suffix" : "" }, { "dropping-particle" : "", "family" : "Obwona", "given" : "M. B.", "non-dropping-particle" : "", "parse-names" : false, "suffix" : "" }, { "dropping-particle" : "", "family" : "Zhao", "given" : "S.", "non-dropping-particle" : "", "parse-names" : false, "suffix" : "" } ], "container-title" : "American Journal of Agricultural Economics", "id" : "ITEM-15", "issue" : "2", "issued" : { "date-parts" : [ [ "1996", "5" ] ] }, "page" : "331-338", "title" : "A Decomposition of Total Factor Productivity Growth: The Case of Chinese Agricultural Growth before and after Reforms", "type" : "article-journal", "volume" : "78" }, "uris" : [ "http://www.mendeley.com/documents/?uuid=0e8a42f0-25e2-4799-92c4-a1e3c831753f" ] }, { "id" : "ITEM-16", "itemData" : { "author" : [ { "dropping-particle" : "", "family" : "Hall", "given" : "R. E.", "non-dropping-particle" : "", "parse-names" : false, "suffix" : "" }, { "dropping-particle" : "", "family" : "Jones", "given" : "C. I.", "non-dropping-particle" : "", "parse-names" : false, "suffix" : "" } ], "container-title" : "The Quarterly Journal of Economics", "id" : "ITEM-16", "issue" : "1", "issued" : { "date-parts" : [ [ "1999" ] ] }, "page" : "83-116", "title" : "Why do some countries produce so much more output per worker than others?", "type" : "article-journal", "volume" : "114" }, "uris" : [ "http://www.mendeley.com/documents/?uuid=aa669ec8-b770-4714-ad86-a4625b01e246" ] }, { "id" : "ITEM-17", "itemData" : { "DOI" : "10.1016/0166-0462(92)90013-Q", "ISSN" : "01660462", "abstract" : "We specify a regional production function that, in addition to labor and private capital, includes two publicly provided inputs - highways and education. We employ a panel data set consisting of annual observations on the 48 contiguous states from 1969 to 1983 to estimate input elasticity coefficients under a specification that allows for differences over time and across states. We find that both of the publicly provided inputs have a significant and positive effect on output. Our results support the policy conclusion that publicly provided infrastructure is an important element of economic growth.", "author" : [ { "dropping-particle" : "", "family" : "Garcia-Mil\u00e0", "given" : "Teresa", "non-dropping-particle" : "", "parse-names" : false, "suffix" : "" }, { "dropping-particle" : "", "family" : "McGuire", "given" : "Therese J", "non-dropping-particle" : "", "parse-names" : false, "suffix" : "" } ], "container-title" : "Regional Science and Urban Economics", "id" : "ITEM-17", "issued" : { "date-parts" : [ [ "1992" ] ] }, "page" : "229-241", "title" : "The contribution of publicly provided inputs to states' economies", "type" : "article-journal", "volume" : "22" }, "uris" : [ "http://www.mendeley.com/documents/?uuid=09fe893f-c9a6-4a5d-825b-d0f8748bbe32" ] }, { "id" : "ITEM-18", "itemData" : { "author" : [ { "dropping-particle" : "", "family" : "Kalaitzidakis", "given" : "Pantelis", "non-dropping-particle" : "", "parse-names" : false, "suffix" : "" }, { "dropping-particle" : "", "family" : "Korniotiis", "given" : "George", "non-dropping-particle" : "", "parse-names" : false, "suffix" : "" } ], "container-title" : "Applied Economics", "id" : "ITEM-18", "issued" : { "date-parts" : [ [ "2000" ] ] }, "page" : "737-747", "title" : "The Solow growth model: vector autoregression (VAR) and cross-section times-series", "type" : "article-journal", "volume" : "32" }, "uris" : [ "http://www.mendeley.com/documents/?uuid=bf436a79-9530-4dbb-b8c3-f01094d7a337" ] }, { "id" : "ITEM-19",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"ITEM-19", "issue" : "1", "issued" : { "date-parts" : [ [ "2002" ] ] }, "page" : "247-256", "title" : "China\u2019s Economic Growth: 1952 \u2013 2010", "type" : "article-journal", "volume" : "51" }, "uris" : [ "http://www.mendeley.com/documents/?uuid=b0f31110-44c6-46cf-ac23-23ee87972015" ] }, { "id" : "ITEM-20", "itemData" : { "author" : [ { "dropping-particle" : "", "family" : "Caselli", "given" : "Francesco", "non-dropping-particle" : "", "parse-names" : false, "suffix" : "" } ], "container-title" : "Centre for Economic Performance CEP Discussion Paper No. 667", "id" : "ITEM-20", "issued" : { "date-parts" : [ [ "2005" ] ] }, "page" : "1-69", "title" : "Accounting for Cross-Country Income Differences", "type" : "article-journal" }, "uris" : [ "http://www.mendeley.com/documents/?uuid=9c106f2e-c366-428b-898a-ae7485a0a41c" ] }, { "id" : "ITEM-21", "itemData" : { "author" : [ { "dropping-particle" : "", "family" : "Vouvaki", "given" : "Dimitra", "non-dropping-particle" : "", "parse-names" : false, "suffix" : "" }, { "dropping-particle" : "", "family" : "Xepapadeas", "given" : "Anastasios", "non-dropping-particle" : "", "parse-names" : false, "suffix" : "" } ], "container-title" : "Munich Personal RePEc Archive - MPRA Paper No. 10237", "id" : "ITEM-21", "issued" : { "date-parts" : [ [ "2008" ] ] }, "page" : "1-31", "title" : "Total Factor Productivity Growth when Factors of Production Generate Environmental Externalities", "type" : "article-journal" }, "uris" : [ "http://www.mendeley.com/documents/?uuid=d0edad7c-674c-4d70-a592-aca90060cb95" ] }, { "id" : "ITEM-22",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"ITEM-22", "issued" : { "date-parts" : [ [ "2006" ] ] }, "title" : "The polarization of the U.S. labor market", "type" : "article-journal" }, "uris" : [ "http://www.mendeley.com/documents/?uuid=509dc7ab-23e3-4f01-abaf-3dc9768e3d71" ] }, { "id" : "ITEM-23", "itemData" : { "DOI" : "10.1086/452509", "ISSN" : "0013-0079", "abstract" : "The authors examine the growth and convergence of total factor productivity in agriculture and manufacturing in a large sample of countries spanning many levels of development over the period 1967-1992. There is a widely held but rarely tested view that the rate of growth in agricultural productivity is invariably low. But the authors find that the rate of productivity growth in agriculture has been higher than in manufacturing both on average and for groups of countries at different stages of development. The authors find evidence of high rates of technical progress in both agriculture and manufacturing. At all levels of development, however, technical progress appears to have been faster in agriculture than in manufacturing. Moreover, there appears to be a stronger tendency for levels and growth rates of total factor productivity to converge in agriculture than in manufacturing - suggesting that international dissemination of innovations have been relatively rapid in agriculture. These results may well reflect the important investments in agricultural research and development in recent decades. The also highlight the need to continue developing and disseminating innovations if countries are to maintain high rates of productivity growth.", "author" : [ { "dropping-particle" : "", "family" : "Martin", "given" : "Will", "non-dropping-particle" : "", "parse-names" : false, "suffix" : "" }, { "dropping-particle" : "", "family" : "Mitra", "given" : "Devashish", "non-dropping-particle" : "", "parse-names" : false, "suffix" : "" } ], "container-title" : "Economic Development and Cultural Change", "id" : "ITEM-23", "issue" : "2", "issued" : { "date-parts" : [ [ "2001" ] ] }, "page" : "403-422", "title" : "Productivity Growth and Convergence in Agriculture versus Manufacturing", "type" : "article-journal", "volume" : "49" }, "uris" : [ "http://www.mendeley.com/documents/?uuid=4fe6cf3f-946e-40c4-b9fd-6e0167063160" ] }, { "id" : "ITEM-24",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"ITEM-24", "issued" : { "date-parts" : [ [ "2010" ] ] }, "page" : "1-49", "title" : "Growth Accounting with Misallocation: Or, Doing Less with More in Singapore", "type" : "article-journal" }, "uris" : [ "http://www.mendeley.com/documents/?uuid=484aa2a3-b39f-4173-87b5-87c88c4ee80e" ] }, { "id" : "ITEM-25", "itemData" : { "author" : [ { "dropping-particle" : "", "family" : "Long", "given" : "Katy", "non-dropping-particle" : "", "parse-names" : false, "suffix" : "" }, { "dropping-particle" : "", "family" : "Franklin", "given" : "Mark", "non-dropping-particle" : "", "parse-names" : false, "suffix" : "" } ], "container-title" : "Economic &amp; Labour Market Review", "id" : "ITEM-25", "issue" : "9", "issued" : { "date-parts" : [ [ "2010" ] ] }, "page" : "67-72", "title" : "Multi\u2013factor productivity: estimates for 1994-2008", "type" : "article-journal", "volume" : "4" }, "uris" : [ "http://www.mendeley.com/documents/?uuid=7ed65dca-8143-4a34-a9ff-97ac2d9a35e5" ] }, { "id" : "ITEM-26",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"ITEM-26", "issue" : "9", "issued" : { "date-parts" : [ [ "2007" ] ] }, "page" : "465-476", "title" : "Cobb-Douglas production function: The case of a converging economy", "type" : "article-journal", "volume" : "57" }, "uris" : [ "http://www.mendeley.com/documents/?uuid=20933a31-44f4-415d-abf5-cc51f9482229" ] }, { "id" : "ITEM-27",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"ITEM-27",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"id" : "ITEM-28", "itemData" : { "author" : [ { "dropping-particle" : "", "family" : "The Conference Board", "given" : "", "non-dropping-particle" : "", "parse-names" : false, "suffix" : "" } ], "id" : "ITEM-28", "issue" : "November", "issued" : { "date-parts" : [ [ "2012" ] ] }, "number-of-pages" : "1-35", "publisher-place" : "Economics Working Papers, EPWP #12-02", "title" : "Projecting Global Growth", "type" : "report" }, "uris" : [ "http://www.mendeley.com/documents/?uuid=7161df2c-6478-4717-a2fd-ba6a69ec725d" ] }, { "id" : "ITEM-29", "itemData" : { "DOI" : "10.1353/eco.2013.0000", "author" : [ { "dropping-particle" : "", "family" : "Daude", "given" : "Christian", "non-dropping-particle" : "", "parse-names" : false, "suffix" : "" } ], "container-title" : "Economia", "id" : "ITEM-29", "issue" : "2", "issued" : { "date-parts" : [ [ "2014" ] ] }, "page" : "109-138", "title" : "Understanding Solow Residuals in Latin America", "type" : "article-journal", "volume" : "13" }, "uris" : [ "http://www.mendeley.com/documents/?uuid=38eb8a59-a572-4116-ad96-90a277a97eda" ] }, { "id" : "ITEM-30", "itemData" : { "author" : [ { "dropping-particle" : "", "family" : "Kotowitz", "given" : "Yehuda", "non-dropping-particle" : "", "parse-names" : false, "suffix" : "" } ], "container-title" : "The Canadian Journal of Economics", "id" : "ITEM-30", "issue" : "3", "issued" : { "date-parts" : [ [ "1968" ] ] }, "page" : "619-632", "title" : "Capital-Labour Substitution in Canadian Manufacturing 1926-39 and 1946-61", "type" : "article-journal", "volume" : "1" }, "uris" : [ "http://www.mendeley.com/documents/?uuid=953f772a-d225-4e1d-854e-db0fed199c25" ] }, { "id" : "ITEM-31", "itemData" : { "ISSN" : "0095-4918", "author" : [ { "dropping-particle" : "", "family" : "Zarembka", "given" : "Paul", "non-dropping-particle" : "", "parse-names" : false, "suffix" : "" } ], "container-title" : "The Review of Economics and Statistics", "id" : "ITEM-31", "issue" : "1", "issued" : { "date-parts" : [ [ "1970" ] ] }, "page" : "47-53", "title" : "On the empirical relevance of CES Production Function", "type" : "article-journal", "volume" : "52" }, "uris" : [ "http://www.mendeley.com/documents/?uuid=552c2771-11e6-4c41-b528-a282f7aa08c7" ] }, { "id" : "ITEM-32", "itemData" : { "author" : [ { "dropping-particle" : "", "family" : "O'Donnell", "given" : "A.T.", "non-dropping-particle" : "", "parse-names" : false, "suffix" : "" }, { "dropping-particle" : "", "family" : "Swales", "given" : "J K", "non-dropping-particle" : "", "parse-names" : false, "suffix" : "" } ], "container-title" : "Oxford Economic Papers", "id" : "ITEM-32", "issue" : "3", "issued" : { "date-parts" : [ [ "1979" ] ] }, "page" : "460-476", "title" : "Factor Substitution, the C.E.S. Production Function and U.K. Regional Economics", "type" : "article-journal", "volume" : "31" }, "uris" : [ "http://www.mendeley.com/documents/?uuid=9245a5a0-5b46-4f81-92c3-d0cb5b2b923f" ] }, { "id" : "ITEM-33", "itemData" : { "author" : [ { "dropping-particle" : "", "family" : "Desai", "given" : "Padma", "non-dropping-particle" : "", "parse-names" : false, "suffix" : "" }, { "dropping-particle" : "", "family" : "Martin", "given" : "Ricardo", "non-dropping-particle" : "", "parse-names" : false, "suffix" : "" } ], "container-title" : "The Quarterly Journal of Economics", "id" : "ITEM-33", "issue" : "3", "issued" : { "date-parts" : [ [ "1983" ] ] }, "page" : "441-456", "title" : "Efficiency Loss From Resource Misallocation in Soviet Industry", "type" : "article-journal", "volume" : "98" }, "uris" : [ "http://www.mendeley.com/documents/?uuid=2d29c126-e301-496c-8180-2909684af750" ] }, { "id" : "ITEM-34", "itemData" : { "ISBN" : "0147596718", "author" : [ { "dropping-particle" : "", "family" : "Rusek", "given" : "Anthonin", "non-dropping-particle" : "", "parse-names" : false, "suffix" : "" } ], "container-title" : "Journal of Comparative Economics", "id" : "ITEM-34", "issued" : { "date-parts" : [ [ "1989" ] ] }, "page" : "301-313", "title" : "Industrial Growth in Czechoslovakia 1971-1985: Total Factor Productivity and Capital-Labor Substitution", "type" : "article-journal", "volume" : "13" }, "uris" : [ "http://www.mendeley.com/documents/?uuid=7c2da7e6-35b2-419f-9b4d-fa44f44c3139" ] }, { "id" : "ITEM-35",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"ITEM-35", "issued" : { "date-parts" : [ [ "1995" ] ] }, "page" : "341-371", "title" : "The soviet economic decline", "type" : "article-journal", "volume" : "9" }, "uris" : [ "http://www.mendeley.com/documents/?uuid=1dff8d09-1e5d-47f1-a688-5c04635c2998" ] }, { "id" : "ITEM-36",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"ITEM-36", "issued" : { "date-parts" : [ [ "1998" ] ] }, "page" : "249-264", "title" : "Estimated substitution elasticities of a nested CES production function approach for Germany", "type" : "article-journal", "volume" : "20" }, "uris" : [ "http://www.mendeley.com/documents/?uuid=8d0d43db-2132-41b8-90ea-ee34d99b61ae" ] }, { "id" : "ITEM-37",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"ITEM-37", "issued" : { "date-parts" : [ [ "2001" ] ] }, "title" : "A note on the CES functional form and its use in the GTAP model", "type" : "article-journal" }, "uris" : [ "http://www.mendeley.com/documents/?uuid=8ab34a99-6a3b-4508-a459-81ba5e170d23" ] }, { "id" : "ITEM-38", "itemData" : { "author" : [ { "dropping-particle" : "", "family" : "Bonga-Bonga", "given" : "Lumengo", "non-dropping-particle" : "", "parse-names" : false, "suffix" : "" } ], "container-title" : "South African Journal of Economics", "id" : "ITEM-38",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"ITEM-39",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"ITEM-39", "issue" : "March 2000", "issued" : { "date-parts" : [ [ "2000" ] ] }, "page" : "87-120", "title" : "A Cross-Country Empirical Investigation of the Aggregate Production Function Specification", "type" : "article-journal", "volume" : "5" }, "uris" : [ "http://www.mendeley.com/documents/?uuid=f0c9ec5e-2640-488d-8a09-ab786ed890b1" ] }, { "id" : "ITEM-40", "itemData" : { "author" : [ { "dropping-particle" : "", "family" : "Szeto", "given" : "Kam Leong", "non-dropping-particle" : "", "parse-names" : false, "suffix" : "" } ], "container-title" : "New Zealand Treasury Working Paper 01/31", "id" : "ITEM-40", "issued" : { "date-parts" : [ [ "2001" ] ] }, "title" : "An Econometric Analysis of a Production Function for New Zealand", "type" : "article-journal" }, "uris" : [ "http://www.mendeley.com/documents/?uuid=739ee8e0-420f-478c-8b8b-f169b06fe895" ] }, { "id" : "ITEM-41",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"ITEM-41", "issue" : "6", "issued" : { "date-parts" : [ [ "2000" ] ] }, "page" : "641-660", "title" : "Energy-Capital-Labor Substitution and the Economic Effects of CO2 Abatement", "type" : "article-journal", "volume" : "22" }, "uris" : [ "http://www.mendeley.com/documents/?uuid=da7b0c08-4fac-479a-a8b4-906138c141be" ] }, { "id" : "ITEM-42", "itemData" : { "DOI" : "10.1016/j.eneco.2008.05.008", "author" : [ { "dropping-particle" : "Van Der", "family" : "Werf", "given" : "Edwin", "non-dropping-particle" : "", "parse-names" : false, "suffix" : "" } ], "container-title" : "Energy Economics", "id" : "ITEM-42", "issued" : { "date-parts" : [ [ "2008" ] ] }, "page" : "2964-2979", "title" : "Production functions for climate policy modeling: An empirical analysis", "type" : "article-journal", "volume" : "30" }, "uris" : [ "http://www.mendeley.com/documents/?uuid=deb36ade-4890-450a-a008-bb41701f8efc" ] }, { "id" : "ITEM-43",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"ITEM-43", "issued" : { "date-parts" : [ [ "2014" ] ] }, "title" : "CES Technology and Business Cycle Fluctuations", "type" : "article-journal" }, "uris" : [ "http://www.mendeley.com/documents/?uuid=589750a4-cb67-4a67-9c3c-8ba48ed619fa" ] }, { "id" : "ITEM-44",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"ITEM-44",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"ITEM-45", "itemData" : { "author" : [ { "dropping-particle" : "", "family" : "Koesler", "given" : "Simon", "non-dropping-particle" : "", "parse-names" : false, "suffix" : "" }, { "dropping-particle" : "", "family" : "Schymura", "given" : "Michael", "non-dropping-particle" : "", "parse-names" : false, "suffix" : "" } ], "container-title" : "ZEW Discussion Paper No 12-007", "id" : "ITEM-45",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"ITEM-46", "itemData" : { "ISBN" : "9781618041029", "author" : [ { "dropping-particle" : "", "family" : "Wang", "given" : "Yong", "non-dropping-particle" : "", "parse-names" : false, "suffix" : "" } ], "container-title" : "Conference Proceedings: 4th World Conference - Applied Economics and Business Development (AEBD) 2012", "id" : "ITEM-46", "issued" : { "date-parts" : [ [ "2012" ] ] }, "title" : "Estimating CES Aggregate Production Functions of China and India", "type" : "article-journal" }, "uris" : [ "http://www.mendeley.com/documents/?uuid=6aa5fa38-e538-45e6-9771-95f0ec7853f5" ] } ], "mendeley" : { "formattedCitation" : "(3,5,29,30,32,33,36\u201341,43\u201345,57\u201387)", "plainTextFormattedCitation" : "(3,5,29,30,32,33,36\u201341,43\u201345,57\u201387)", "previouslyFormattedCitation" : "(3,5,29,30,32,33,36\u201341,43\u201345,57\u201387)" }, "properties" : { "noteIndex" : 0 }, "schema" : "https://github.com/citation-style-language/schema/raw/master/csl-citation.json" }</w:instrText>
      </w:r>
      <w:r w:rsidR="00F65F78">
        <w:fldChar w:fldCharType="separate"/>
      </w:r>
      <w:r w:rsidR="00FB291D" w:rsidRPr="00FB291D">
        <w:rPr>
          <w:noProof/>
        </w:rPr>
        <w:t>(3,5,29,30,32,33,36–41,43–45,57–87)</w:t>
      </w:r>
      <w:r w:rsidR="00F65F78">
        <w:fldChar w:fldCharType="end"/>
      </w:r>
      <w:r w:rsidR="00322E96">
        <w:t xml:space="preserve">, </w:t>
      </w:r>
      <w:r w:rsidR="00322E96" w:rsidRPr="00695A46">
        <w:t xml:space="preserve">as </w:t>
      </w:r>
      <w:r w:rsidR="00322E96">
        <w:t>detailed</w:t>
      </w:r>
      <w:r w:rsidR="00322E96" w:rsidRPr="00695A46">
        <w:t xml:space="preserve"> in Appendix A. </w:t>
      </w:r>
      <w:r w:rsidR="00322E96" w:rsidRPr="00C4386B">
        <w:t>We e</w:t>
      </w:r>
      <w:r w:rsidR="00322E96">
        <w:t>ndeavoured to ensure that these</w:t>
      </w:r>
      <w:r w:rsidR="00322E96" w:rsidRPr="00C4386B">
        <w:t xml:space="preserve"> </w:t>
      </w:r>
      <w:r w:rsidR="00F65F78">
        <w:t>(</w:t>
      </w:r>
      <w:r w:rsidR="00F65F78" w:rsidRPr="00695A46">
        <w:t>largely empirical</w:t>
      </w:r>
      <w:r w:rsidR="00F65F78">
        <w:t>)</w:t>
      </w:r>
      <w:r w:rsidR="00F65F78" w:rsidRPr="00695A46">
        <w:t xml:space="preserve"> </w:t>
      </w:r>
      <w:r w:rsidR="00322E96">
        <w:t>sample</w:t>
      </w:r>
      <w:r w:rsidR="00322E96" w:rsidRPr="00C4386B">
        <w:t xml:space="preserve"> papers </w:t>
      </w:r>
      <w:r w:rsidR="00322E96">
        <w:t>were</w:t>
      </w:r>
      <w:r w:rsidR="00322E96" w:rsidRPr="00C4386B">
        <w:t xml:space="preserve"> representative of the </w:t>
      </w:r>
      <w:r w:rsidR="008B674E">
        <w:t xml:space="preserve">larger </w:t>
      </w:r>
      <w:r w:rsidR="00322E96" w:rsidRPr="00C4386B">
        <w:t>Google Scholar results</w:t>
      </w:r>
      <w:r w:rsidR="00167FBC">
        <w:t xml:space="preserve"> as follows: first </w:t>
      </w:r>
      <w:r w:rsidR="008B674E">
        <w:t>ensure the correct CES and CD proportions for each decade, second</w:t>
      </w:r>
      <w:r w:rsidR="008B674E" w:rsidRPr="00886003">
        <w:t xml:space="preserve"> </w:t>
      </w:r>
      <w:r w:rsidR="00167FBC">
        <w:t xml:space="preserve">constrain search results to each decade, </w:t>
      </w:r>
      <w:r w:rsidR="008B674E">
        <w:t>third</w:t>
      </w:r>
      <w:r w:rsidR="00167FBC">
        <w:t xml:space="preserve"> select empirical CES and CD papers based on highest </w:t>
      </w:r>
      <w:r w:rsidR="008B674E">
        <w:t xml:space="preserve">returned </w:t>
      </w:r>
      <w:r w:rsidR="00167FBC">
        <w:t>relevance</w:t>
      </w:r>
      <w:r w:rsidR="008B674E">
        <w:t xml:space="preserve">. </w:t>
      </w:r>
      <w:r>
        <w:t xml:space="preserve">Whilst a </w:t>
      </w:r>
      <w:r w:rsidR="008B674E">
        <w:t xml:space="preserve">small sample </w:t>
      </w:r>
      <w:r>
        <w:t>may exhibit</w:t>
      </w:r>
      <w:r w:rsidR="008B674E">
        <w:t xml:space="preserve"> selection bias, </w:t>
      </w:r>
      <w:r>
        <w:t>its</w:t>
      </w:r>
      <w:r w:rsidR="008B674E">
        <w:t xml:space="preserve"> aim is purely </w:t>
      </w:r>
      <w:r w:rsidR="001E4EEA">
        <w:t>as a</w:t>
      </w:r>
      <w:r w:rsidR="008B674E">
        <w:t xml:space="preserve"> guide as to the sort of empirical studies that are undertaken.</w:t>
      </w:r>
      <w:ins w:id="55" w:author="Matt" w:date="2015-06-17T14:36:00Z">
        <w:r w:rsidR="000E1C4C">
          <w:t xml:space="preserve"> [____ you could have selection bias vis-à-vis your aim. ____]</w:t>
        </w:r>
      </w:ins>
    </w:p>
    <w:p w14:paraId="00400FC2" w14:textId="28F0CE9D" w:rsidR="00322E96" w:rsidRDefault="00167FBC" w:rsidP="00322E96">
      <w:r>
        <w:t>T</w:t>
      </w:r>
      <w:r w:rsidR="00322E96">
        <w:t xml:space="preserve">he primary motivation of the </w:t>
      </w:r>
      <w:r w:rsidR="00931003">
        <w:t>sample studies</w:t>
      </w:r>
      <w:r>
        <w:t xml:space="preserve"> </w:t>
      </w:r>
      <w:r w:rsidR="00322E96">
        <w:t xml:space="preserve">is </w:t>
      </w:r>
      <w:r>
        <w:t xml:space="preserve">reported </w:t>
      </w:r>
      <w:r w:rsidR="00322E96">
        <w:t xml:space="preserve">in </w:t>
      </w:r>
      <w:r w:rsidR="00322E96">
        <w:fldChar w:fldCharType="begin"/>
      </w:r>
      <w:r w:rsidR="00322E96">
        <w:instrText xml:space="preserve"> REF _Ref413406777 \h </w:instrText>
      </w:r>
      <w:r w:rsidR="00322E96">
        <w:fldChar w:fldCharType="separate"/>
      </w:r>
      <w:r w:rsidR="00A137D4" w:rsidRPr="00C559BD">
        <w:t xml:space="preserve">Figure </w:t>
      </w:r>
      <w:r w:rsidR="00A137D4">
        <w:rPr>
          <w:noProof/>
        </w:rPr>
        <w:t>3</w:t>
      </w:r>
      <w:r w:rsidR="00322E96">
        <w:fldChar w:fldCharType="end"/>
      </w:r>
      <w:r w:rsidR="00322E96">
        <w:t xml:space="preserve">, with analysing changes in Total factor Productivity (TFP) – i.e. the Solow Residual - the most common reason, followed by the testing of a new variable within the production function. </w:t>
      </w:r>
      <w:ins w:id="56" w:author="Matt" w:date="2015-06-17T14:38:00Z">
        <w:r w:rsidR="007B6B52">
          <w:t xml:space="preserve">[____ previous sentence is unclear. ____] </w:t>
        </w:r>
      </w:ins>
      <w:r w:rsidR="00F65F78">
        <w:t>However, this is largely driven by the CD studies. For the CES studies, the focus appears more practical: i.e. the elasticity of substitution (required as inputs for CGE models) and aspects of computational solving (e.g. R</w:t>
      </w:r>
      <w:ins w:id="57" w:author="Matt" w:date="2015-06-17T14:38:00Z">
        <w:r w:rsidR="00C25189">
          <w:t xml:space="preserve"> [____ do you mean R^2?____]</w:t>
        </w:r>
      </w:ins>
      <w:r w:rsidR="00F65F78">
        <w:t xml:space="preserve">).  </w:t>
      </w:r>
      <w:r w:rsidR="00555A8F">
        <w:t>Other comparative characteristics (e.g. factors of production; solution method; and treatment of Solow and fitted residuals) between the two dominant MPFs are shown in Appendix A.</w:t>
      </w:r>
    </w:p>
    <w:p w14:paraId="34A93B47" w14:textId="78EDFC2B" w:rsidR="00322E96" w:rsidRDefault="00E82593" w:rsidP="00322E96">
      <w:r w:rsidRPr="00E82593">
        <w:rPr>
          <w:noProof/>
          <w:lang w:val="en-US" w:eastAsia="en-US"/>
        </w:rPr>
        <w:lastRenderedPageBreak/>
        <w:drawing>
          <wp:inline distT="0" distB="0" distL="0" distR="0" wp14:anchorId="5CEFF069" wp14:editId="1B980458">
            <wp:extent cx="6159260" cy="26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718" b="1484"/>
                    <a:stretch/>
                  </pic:blipFill>
                  <pic:spPr bwMode="auto">
                    <a:xfrm>
                      <a:off x="0" y="0"/>
                      <a:ext cx="6162451" cy="2639872"/>
                    </a:xfrm>
                    <a:prstGeom prst="rect">
                      <a:avLst/>
                    </a:prstGeom>
                    <a:ln>
                      <a:noFill/>
                    </a:ln>
                    <a:extLst>
                      <a:ext uri="{53640926-AAD7-44d8-BBD7-CCE9431645EC}">
                        <a14:shadowObscured xmlns:a14="http://schemas.microsoft.com/office/drawing/2010/main"/>
                      </a:ext>
                    </a:extLst>
                  </pic:spPr>
                </pic:pic>
              </a:graphicData>
            </a:graphic>
          </wp:inline>
        </w:drawing>
      </w:r>
    </w:p>
    <w:p w14:paraId="5B53D64E" w14:textId="76FD7DC6" w:rsidR="00322E96" w:rsidRPr="00C559BD" w:rsidRDefault="00322E96" w:rsidP="00322E96">
      <w:pPr>
        <w:pStyle w:val="Caption"/>
        <w:spacing w:after="0"/>
      </w:pPr>
      <w:bookmarkStart w:id="58" w:name="_Ref413406777"/>
      <w:r w:rsidRPr="00C559BD">
        <w:t xml:space="preserve">Figure </w:t>
      </w:r>
      <w:fldSimple w:instr=" SEQ Figure \* ARABIC ">
        <w:r w:rsidR="00083C29">
          <w:rPr>
            <w:noProof/>
          </w:rPr>
          <w:t>3</w:t>
        </w:r>
      </w:fldSimple>
      <w:bookmarkEnd w:id="58"/>
      <w:r>
        <w:t>: Primary motivation of the study samples</w:t>
      </w:r>
      <w:r w:rsidRPr="00C559BD">
        <w:t xml:space="preserve"> </w:t>
      </w:r>
      <w:ins w:id="59" w:author="Matt" w:date="2015-06-17T14:38:00Z">
        <w:r w:rsidR="0045786E">
          <w:t>[____ perhaps one thing to note is that a C-D study can</w:t>
        </w:r>
      </w:ins>
      <w:ins w:id="60" w:author="Matt" w:date="2015-06-17T14:39:00Z">
        <w:r w:rsidR="0045786E">
          <w:t>’t evaluate elasticity of substitution. ____]</w:t>
        </w:r>
      </w:ins>
    </w:p>
    <w:p w14:paraId="6B3D30E8" w14:textId="77777777" w:rsidR="00D5440A" w:rsidRDefault="00D5440A" w:rsidP="00A947B2"/>
    <w:p w14:paraId="6438D2C3" w14:textId="592F2881" w:rsidR="00A947B2" w:rsidRDefault="00A947B2" w:rsidP="00A947B2">
      <w:r>
        <w:t xml:space="preserve">It is also useful to gauge what are the key variables considered in the sample. In </w:t>
      </w:r>
      <w:r>
        <w:fldChar w:fldCharType="begin"/>
      </w:r>
      <w:r>
        <w:instrText xml:space="preserve"> REF _Ref415841788 \h </w:instrText>
      </w:r>
      <w:r>
        <w:fldChar w:fldCharType="separate"/>
      </w:r>
      <w:r w:rsidRPr="00C559BD">
        <w:t xml:space="preserve">Figure </w:t>
      </w:r>
      <w:r>
        <w:rPr>
          <w:noProof/>
        </w:rPr>
        <w:t>4</w:t>
      </w:r>
      <w:r>
        <w:fldChar w:fldCharType="end"/>
      </w:r>
      <w:r>
        <w:t xml:space="preserve">, we see the main variables in our sample papers were Y (constant prices) and basic unadjusted factors of production: Manhours (L); capital stock (K). </w:t>
      </w:r>
      <w:r w:rsidR="00B959D5">
        <w:t>A</w:t>
      </w:r>
      <w:r w:rsidR="0075647C">
        <w:t xml:space="preserve">griculture-based factors of production </w:t>
      </w:r>
      <w:r w:rsidR="00B959D5">
        <w:t xml:space="preserve">(i.e. land, fertiliser, feed) were part of the original idea of production functions </w:t>
      </w:r>
      <w:r w:rsidR="00B959D5">
        <w:fldChar w:fldCharType="begin" w:fldLock="1"/>
      </w:r>
      <w:r w:rsidR="00B959D5">
        <w:instrText>ADDIN CSL_CITATION { "citationItems" : [ { "id" : "ITEM-1", "itemData" : { "author" : [ { "dropping-particle" : "", "family" : "Lloyd", "given" : "P J", "non-dropping-particle" : "", "parse-names" : false, "suffix" : "" } ], "container-title" : "History of Political Economy", "id" : "ITEM-1", "issue" : "1", "issued" : { "date-parts" : [ [ "2001" ] ] }, "page" : "1-19", "title" : "The Origins of the von Th\u00fcnen-Mill-Wiksell-Cobb-Douglas Function", "type" : "article-journal", "volume" : "33" }, "uris" : [ "http://www.mendeley.com/documents/?uuid=2734c4d4-a4e7-42b1-899a-d05ac40acb8b" ] } ], "mendeley" : { "formattedCitation" : "(20)", "plainTextFormattedCitation" : "(20)", "previouslyFormattedCitation" : "(20)" }, "properties" : { "noteIndex" : 0 }, "schema" : "https://github.com/citation-style-language/schema/raw/master/csl-citation.json" }</w:instrText>
      </w:r>
      <w:r w:rsidR="00B959D5">
        <w:fldChar w:fldCharType="separate"/>
      </w:r>
      <w:r w:rsidR="00B959D5" w:rsidRPr="00B959D5">
        <w:rPr>
          <w:noProof/>
        </w:rPr>
        <w:t>(20)</w:t>
      </w:r>
      <w:r w:rsidR="00B959D5">
        <w:fldChar w:fldCharType="end"/>
      </w:r>
      <w:r w:rsidR="00B959D5">
        <w:t xml:space="preserve">, and </w:t>
      </w:r>
      <w:r w:rsidR="00D5440A">
        <w:t xml:space="preserve">the samples suggest they </w:t>
      </w:r>
      <w:r w:rsidR="00B959D5">
        <w:t xml:space="preserve">remain in use </w:t>
      </w:r>
      <w:r w:rsidR="0075647C">
        <w:t xml:space="preserve">(e.g. </w:t>
      </w:r>
      <w:r w:rsidR="00905E57">
        <w:fldChar w:fldCharType="begin" w:fldLock="1"/>
      </w:r>
      <w:r w:rsidR="0077755E">
        <w:instrText>ADDIN CSL_CITATION { "citationItems" : [ { "id" : "ITEM-1", "itemData" : { "author" : [ { "dropping-particle" : "", "family" : "Ulveling", "given" : "Edwin", "non-dropping-particle" : "", "parse-names" : false, "suffix" : "" }, { "dropping-particle" : "", "family" : "Fletcher", "given" : "Lehman", "non-dropping-particle" : "", "parse-names" : false, "suffix" : "" } ], "container-title" : "American Journal of Agricultural Economics", "id" : "ITEM-1", "issue" : "2", "issued" : { "date-parts" : [ [ "1970" ] ] }, "page" : "322-326", "title" : "A Cobb-Douglas Production Function with Variable Returns to Scale", "type" : "article-journal", "volume" : "52" }, "uris" : [ "http://www.mendeley.com/documents/?uuid=5ef51996-6984-4025-82a4-6ee40268d8c4" ] }, { "id" : "ITEM-2", "itemData" : { "DOI" : "10.2307/1909860", "ISSN" : "0012-9682", "abstract" : "The sampling properties of the usual estimator of marginal product from a Cobb-Douglas production function are studied under the assumption of normally distributed errors. The asymptotic normality of these estimators is demonstrated and certain special cases are considered for which the asymptotic distribution is particularly simple. An alternative estimator of marginal product is suggested which has both a smaller bias and greater precision than the usual estimator. Estimators of the variance-covariance matrix of all marginal product estimators mentioned are given. These are accurate to order n-1.", "author" : [ { "dropping-particle" : "", "family" : "Fisk", "given" : "P. R.", "non-dropping-particle" : "", "parse-names" : false, "suffix" : "" } ], "container-title" : "Econometrica", "id" : "ITEM-2", "issue" : "1", "issued" : { "date-parts" : [ [ "1966" ] ] }, "page" : "162-172", "title" : "The Estimation of Marginal Product from a Cobb-Douglas Production Function", "type" : "article-journal", "volume" : "34" }, "uris" : [ "http://www.mendeley.com/documents/?uuid=60256c82-279a-4d06-8c2c-a7b66f88114d" ] }, { "id" : "ITEM-3", "itemData" : { "author" : [ { "dropping-particle" : "", "family" : "Hayami", "given" : "Yujiro", "non-dropping-particle" : "", "parse-names" : false, "suffix" : "" }, { "dropping-particle" : "", "family" : "Ruttan", "given" : "Vernon W", "non-dropping-particle" : "", "parse-names" : false, "suffix" : "" } ], "container-title" : "The American Economic Review (AER), 60(5), 895 - 911.", "id" : "ITEM-3", "issue" : "5", "issued" : { "date-parts" : [ [ "1970" ] ] }, "page" : "895-911", "title" : "Agricultural Productivity Differences Among Countries", "type" : "article-journal", "volume" : "60" }, "uris" : [ "http://www.mendeley.com/documents/?uuid=ae7e1774-dee2-4e4a-bae1-92d689406228" ] }, { "id" : "ITEM-4", "itemData" : { "DOI" : "10.1086/452509", "ISSN" : "0013-0079", "abstract" : "The authors examine the growth and convergence of total factor productivity in agriculture and manufacturing in a large sample of countries spanning many levels of development over the period 1967-1992. There is a widely held but rarely tested view that the rate of growth in agricultural productivity is invariably low. But the authors find that the rate of productivity growth in agriculture has been higher than in manufacturing both on average and for groups of countries at different stages of development. The authors find evidence of high rates of technical progress in both agriculture and manufacturing. At all levels of development, however, technical progress appears to have been faster in agriculture than in manufacturing. Moreover, there appears to be a stronger tendency for levels and growth rates of total factor productivity to converge in agriculture than in manufacturing - suggesting that international dissemination of innovations have been relatively rapid in agriculture. These results may well reflect the important investments in agricultural research and development in recent decades. The also highlight the need to continue developing and disseminating innovations if countries are to maintain high rates of productivity growth.", "author" : [ { "dropping-particle" : "", "family" : "Martin", "given" : "Will", "non-dropping-particle" : "", "parse-names" : false, "suffix" : "" }, { "dropping-particle" : "", "family" : "Mitra", "given" : "Devashish", "non-dropping-particle" : "", "parse-names" : false, "suffix" : "" } ], "container-title" : "Economic Development and Cultural Change", "id" : "ITEM-4", "issue" : "2", "issued" : { "date-parts" : [ [ "2001" ] ] }, "page" : "403-422", "title" : "Productivity Growth and Convergence in Agriculture versus Manufacturing", "type" : "article-journal", "volume" : "49" }, "uris" : [ "http://www.mendeley.com/documents/?uuid=4fe6cf3f-946e-40c4-b9fd-6e0167063160" ] }, { "id" : "ITEM-5", "itemData" : { "DOI" : "10.2307/1243706", "ISSN" : "00029092", "author" : [ { "dropping-particle" : "", "family" : "Kalirajan", "given" : "K. P.", "non-dropping-particle" : "", "parse-names" : false, "suffix" : "" }, { "dropping-particle" : "", "family" : "Obwona", "given" : "M. B.", "non-dropping-particle" : "", "parse-names" : false, "suffix" : "" }, { "dropping-particle" : "", "family" : "Zhao", "given" : "S.", "non-dropping-particle" : "", "parse-names" : false, "suffix" : "" } ], "container-title" : "American Journal of Agricultural Economics", "id" : "ITEM-5", "issue" : "2", "issued" : { "date-parts" : [ [ "1996", "5" ] ] }, "page" : "331-338", "title" : "A Decomposition of Total Factor Productivity Growth: The Case of Chinese Agricultural Growth before and after Reforms", "type" : "article-journal", "volume" : "78" }, "uris" : [ "http://www.mendeley.com/documents/?uuid=0e8a42f0-25e2-4799-92c4-a1e3c831753f" ] } ], "mendeley" : { "formattedCitation" : "(58\u201360,65,71)", "plainTextFormattedCitation" : "(58\u201360,65,71)", "previouslyFormattedCitation" : "(58\u201360,65,71)" }, "properties" : { "noteIndex" : 0 }, "schema" : "https://github.com/citation-style-language/schema/raw/master/csl-citation.json" }</w:instrText>
      </w:r>
      <w:r w:rsidR="00905E57">
        <w:fldChar w:fldCharType="separate"/>
      </w:r>
      <w:r w:rsidR="00FB291D" w:rsidRPr="00FB291D">
        <w:rPr>
          <w:noProof/>
        </w:rPr>
        <w:t>(58–60,65,71)</w:t>
      </w:r>
      <w:r w:rsidR="00905E57">
        <w:fldChar w:fldCharType="end"/>
      </w:r>
      <w:r w:rsidR="00B959D5">
        <w:t xml:space="preserve">). </w:t>
      </w:r>
      <w:r w:rsidR="00D5440A">
        <w:t xml:space="preserve">Also from the sample, energy appears in the late 1970s post oil-crises </w:t>
      </w:r>
      <w:r w:rsidR="00D5440A">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"ITEM-2", "issued" : { "date-parts" : [ [ "1981" ] ] }, "page" : "36-42", "title" : "Energy efficiency and the slump in labour productivity in the USA", "type" : "article-journal", "volume" : "3" }, "uris" : [ "http://www.mendeley.com/documents/?uuid=64d3015f-a563-4a4f-9e5d-d2c4fad8c252" ] } ], "mendeley" : { "formattedCitation" : "(39,40)", "plainTextFormattedCitation" : "(39,40)", "previouslyFormattedCitation" : "(39,40)" }, "properties" : { "noteIndex" : 0 }, "schema" : "https://github.com/citation-style-language/schema/raw/master/csl-citation.json" }</w:instrText>
      </w:r>
      <w:r w:rsidR="00D5440A">
        <w:fldChar w:fldCharType="separate"/>
      </w:r>
      <w:r w:rsidR="006D1024" w:rsidRPr="006D1024">
        <w:rPr>
          <w:noProof/>
        </w:rPr>
        <w:t>(39,40)</w:t>
      </w:r>
      <w:r w:rsidR="00D5440A">
        <w:fldChar w:fldCharType="end"/>
      </w:r>
      <w:r>
        <w:t xml:space="preserve">, </w:t>
      </w:r>
      <w:r w:rsidR="00D5440A">
        <w:t>and reappears from the mid 1990s (</w:t>
      </w:r>
      <w:r w:rsidR="00D5440A">
        <w:fldChar w:fldCharType="begin" w:fldLock="1"/>
      </w:r>
      <w:r w:rsidR="0077755E">
        <w:instrText>ADDIN CSL_CITATION { "citationItems" : [ { "id" : "ITEM-1", "itemData" : { "author" : [ { "dropping-particle" : "", "family" : "Finn", "given" : "Mary G.", "non-dropping-particle" : "", "parse-names" : false, "suffix" : "" } ], "container-title" : "Journal of Economic Dynamics &amp; Control", "id" : "ITEM-1", "issued" : { "date-parts" : [ [ "1995" ] ] }, "page" : "1249-1281", "title" : "Variance properties of Solow\u2019s productivity residual and their cyclical implications", "type" : "article-journal", "volume" : "19" }, "uris" : [ "http://www.mendeley.com/documents/?uuid=267facfd-3a5e-4916-ac33-1dcde43fd184" ] }, { "id" : "ITEM-2",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"ITEM-2", "issued" : { "date-parts" : [ [ "1998" ] ] }, "page" : "249-264", "title" : "Estimated substitution elasticities of a nested CES production function approach for Germany", "type" : "article-journal", "volume" : "20" }, "uris" : [ "http://www.mendeley.com/documents/?uuid=8d0d43db-2132-41b8-90ea-ee34d99b61ae" ] }, { "id" : "ITEM-3",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"ITEM-3", "issue" : "6", "issued" : { "date-parts" : [ [ "2000" ] ] }, "page" : "641-660", "title" : "Energy-Capital-Labor Substitution and the Economic Effects of CO2 Abatement", "type" : "article-journal", "volume" : "22" }, "uris" : [ "http://www.mendeley.com/documents/?uuid=da7b0c08-4fac-479a-a8b4-906138c141be" ] }, { "id" : "ITEM-4",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"ITEM-4",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"ITEM-5", "itemData" : { "DOI" : "10.1016/j.eneco.2008.05.008", "author" : [ { "dropping-particle" : "Van Der", "family" : "Werf", "given" : "Edwin", "non-dropping-particle" : "", "parse-names" : false, "suffix" : "" } ], "container-title" : "Energy Economics", "id" : "ITEM-5", "issued" : { "date-parts" : [ [ "2008" ] ] }, "page" : "2964-2979", "title" : "Production functions for climate policy modeling: An empirical analysis", "type" : "article-journal", "volume" : "30" }, "uris" : [ "http://www.mendeley.com/documents/?uuid=deb36ade-4890-450a-a008-bb41701f8efc" ] }, { "id" : "ITEM-6", "itemData" : { "author" : [ { "dropping-particle" : "", "family" : "Vouvaki", "given" : "Dimitra", "non-dropping-particle" : "", "parse-names" : false, "suffix" : "" }, { "dropping-particle" : "", "family" : "Xepapadeas", "given" : "Anastasios", "non-dropping-particle" : "", "parse-names" : false, "suffix" : "" } ], "container-title" : "Munich Personal RePEc Archive - MPRA Paper No. 10237", "id" : "ITEM-6", "issued" : { "date-parts" : [ [ "2008" ] ] }, "page" : "1-31", "title" : "Total Factor Productivity Growth when Factors of Production Generate Environmental Externalities", "type" : "article-journal" }, "uris" : [ "http://www.mendeley.com/documents/?uuid=d0edad7c-674c-4d70-a592-aca90060cb95" ] } ], "mendeley" : { "formattedCitation" : "(5,32,63,70,80,85)", "plainTextFormattedCitation" : "(5,32,63,70,80,85)", "previouslyFormattedCitation" : "(5,32,63,70,80,85)" }, "properties" : { "noteIndex" : 0 }, "schema" : "https://github.com/citation-style-language/schema/raw/master/csl-citation.json" }</w:instrText>
      </w:r>
      <w:r w:rsidR="00D5440A">
        <w:fldChar w:fldCharType="separate"/>
      </w:r>
      <w:r w:rsidR="00FB291D" w:rsidRPr="00FB291D">
        <w:rPr>
          <w:noProof/>
        </w:rPr>
        <w:t>(5,32,63,70,80,85)</w:t>
      </w:r>
      <w:r w:rsidR="00D5440A">
        <w:fldChar w:fldCharType="end"/>
      </w:r>
      <w:r w:rsidR="00D5440A">
        <w:t>. E</w:t>
      </w:r>
      <w:r>
        <w:t xml:space="preserve">ither primary energy (E) or </w:t>
      </w:r>
      <w:r w:rsidR="00D5440A">
        <w:t>quality (</w:t>
      </w:r>
      <w:r>
        <w:t>price</w:t>
      </w:r>
      <w:r w:rsidR="00D5440A">
        <w:t>)</w:t>
      </w:r>
      <w:r>
        <w:t xml:space="preserve"> adjusted E </w:t>
      </w:r>
      <w:r w:rsidR="00D5440A">
        <w:t xml:space="preserve">is </w:t>
      </w:r>
      <w:r>
        <w:t>part of the energy-augmented stud</w:t>
      </w:r>
      <w:r w:rsidR="00D5440A">
        <w:t>ies</w:t>
      </w:r>
      <w:r>
        <w:t>.</w:t>
      </w:r>
      <w:r w:rsidR="00D5440A">
        <w:t xml:space="preserve"> Materials are included as part of a K-L-M </w:t>
      </w:r>
      <w:r w:rsidR="00D5440A">
        <w:fldChar w:fldCharType="begin" w:fldLock="1"/>
      </w:r>
      <w:r w:rsidR="00FB291D">
        <w:instrText>ADDIN CSL_CITATION { "citationItems" : [ { "id" : "ITEM-1", "itemData" : { "ISSN" : "00029092", "abstract" : "The primary objective of this paper is to develop the linkages between the gross and net productivity indexes and the implied production structures. These linkages are developed as separability restrictions on various subgroups of inputs and time in a general production model. The restricted models are arranged in sequences for nested hypotheses testing. Empirical evidence from the U.S. and Canadian agricultural sectors based on a translog production function support the gross output total factor productivity structure. The net output Hicks neutrality hypothesis is rejected for both the United States and Canada.", "author" : [ { "dropping-particle" : "", "family" : "Capalbo", "given" : "Susan M.", "non-dropping-particle" : "", "parse-names" : false, "suffix" : "" }, { "dropping-particle" : "", "family" : "Denny", "given" : "Michael G. S.", "non-dropping-particle" : "", "parse-names" : false, "suffix" : "" } ], "container-title" : "American Journal of Agricultural Economics", "id" : "ITEM-1", "issued" : { "date-parts" : [ [ "1986" ] ] }, "page" : "615-625", "title" : "Testing Long-Run Productivity Models for the Canadian and U.S. Agricultural Sectors", "type" : "article-journal", "volume" : "68" }, "uris" : [ "http://www.mendeley.com/documents/?uuid=a653b0c4-06b3-499a-aa79-e788d9ef3fd2" ] } ], "mendeley" : { "formattedCitation" : "(42)", "plainTextFormattedCitation" : "(42)", "previouslyFormattedCitation" : "(42)" }, "properties" : { "noteIndex" : 0 }, "schema" : "https://github.com/citation-style-language/schema/raw/master/csl-citation.json" }</w:instrText>
      </w:r>
      <w:r w:rsidR="00D5440A">
        <w:fldChar w:fldCharType="separate"/>
      </w:r>
      <w:r w:rsidR="006D1024" w:rsidRPr="006D1024">
        <w:rPr>
          <w:noProof/>
        </w:rPr>
        <w:t>(42)</w:t>
      </w:r>
      <w:r w:rsidR="00D5440A">
        <w:fldChar w:fldCharType="end"/>
      </w:r>
      <w:r w:rsidR="00D5440A">
        <w:t xml:space="preserve"> or K-L-E-M (</w:t>
      </w:r>
      <w:r w:rsidR="00D5440A">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D5440A">
        <w:fldChar w:fldCharType="separate"/>
      </w:r>
      <w:r w:rsidR="006D1024" w:rsidRPr="006D1024">
        <w:rPr>
          <w:noProof/>
        </w:rPr>
        <w:t>(43)</w:t>
      </w:r>
      <w:r w:rsidR="00D5440A">
        <w:fldChar w:fldCharType="end"/>
      </w:r>
      <w:r w:rsidR="00D5440A">
        <w:t xml:space="preserve"> framework. </w:t>
      </w:r>
    </w:p>
    <w:p w14:paraId="72FA70D5" w14:textId="77777777" w:rsidR="00A947B2" w:rsidRDefault="00A947B2" w:rsidP="00A947B2"/>
    <w:p w14:paraId="0CC78E19" w14:textId="77777777" w:rsidR="00A947B2" w:rsidRDefault="00A947B2" w:rsidP="00A947B2">
      <w:r w:rsidRPr="00210DD3">
        <w:rPr>
          <w:noProof/>
          <w:lang w:val="en-US" w:eastAsia="en-US"/>
        </w:rPr>
        <w:drawing>
          <wp:inline distT="0" distB="0" distL="0" distR="0" wp14:anchorId="3016216A" wp14:editId="5C0CB2E7">
            <wp:extent cx="5731510" cy="271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10220"/>
                    </a:xfrm>
                    <a:prstGeom prst="rect">
                      <a:avLst/>
                    </a:prstGeom>
                  </pic:spPr>
                </pic:pic>
              </a:graphicData>
            </a:graphic>
          </wp:inline>
        </w:drawing>
      </w:r>
    </w:p>
    <w:p w14:paraId="5EA30C27" w14:textId="4C11D539" w:rsidR="00A947B2" w:rsidRPr="00C559BD" w:rsidRDefault="00A947B2" w:rsidP="00A947B2">
      <w:pPr>
        <w:pStyle w:val="Caption"/>
        <w:spacing w:after="0"/>
      </w:pPr>
      <w:r w:rsidRPr="00C559BD">
        <w:t xml:space="preserve">Figure </w:t>
      </w:r>
      <w:fldSimple w:instr=" SEQ Figure \* ARABIC ">
        <w:r w:rsidR="00083C29">
          <w:rPr>
            <w:noProof/>
          </w:rPr>
          <w:t>4</w:t>
        </w:r>
      </w:fldSimple>
      <w:r>
        <w:t>: output variable (Y) and factors of production in the CD / CES sample papers</w:t>
      </w:r>
      <w:r w:rsidR="00886003" w:rsidRPr="00886003">
        <w:rPr>
          <w:color w:val="FF0000"/>
        </w:rPr>
        <w:t xml:space="preserve"> </w:t>
      </w:r>
    </w:p>
    <w:p w14:paraId="3452B6BA" w14:textId="77777777" w:rsidR="00A947B2" w:rsidRDefault="00A947B2" w:rsidP="00C559BD"/>
    <w:p w14:paraId="2AEB5DD3" w14:textId="11C253B9" w:rsidR="000F24CE" w:rsidRDefault="009478A4" w:rsidP="005A1F3C">
      <w:pPr>
        <w:pStyle w:val="Heading2"/>
      </w:pPr>
      <w:r>
        <w:t>Wider literature</w:t>
      </w:r>
      <w:r w:rsidR="00F6676F">
        <w:t xml:space="preserve"> evidence</w:t>
      </w:r>
    </w:p>
    <w:p w14:paraId="6712904F" w14:textId="096372CE" w:rsidR="00F6676F" w:rsidRDefault="00D5440A">
      <w:r>
        <w:t xml:space="preserve">Next we need to cross-check this sample against evidence from the wider literature. </w:t>
      </w:r>
      <w:r w:rsidR="009478A4">
        <w:t>First</w:t>
      </w:r>
      <w:r>
        <w:t>ly</w:t>
      </w:r>
      <w:r w:rsidR="009478A4">
        <w:t xml:space="preserve">, </w:t>
      </w:r>
      <w:r w:rsidR="00FE7DC1">
        <w:t>the</w:t>
      </w:r>
      <w:r w:rsidR="00C34A96">
        <w:t xml:space="preserve"> sample </w:t>
      </w:r>
      <w:r w:rsidR="00FE7DC1">
        <w:t>view</w:t>
      </w:r>
      <w:r w:rsidR="00C34A96">
        <w:t xml:space="preserve"> </w:t>
      </w:r>
      <w:r w:rsidR="00FE7DC1">
        <w:t>that general equilibrium</w:t>
      </w:r>
      <w:r w:rsidR="009478A4">
        <w:t xml:space="preserve"> </w:t>
      </w:r>
      <w:r>
        <w:t xml:space="preserve">(GE) </w:t>
      </w:r>
      <w:r w:rsidR="009478A4">
        <w:t xml:space="preserve">models are an important application of MPFs </w:t>
      </w:r>
      <w:r>
        <w:t>seems</w:t>
      </w:r>
      <w:r w:rsidR="009478A4">
        <w:t xml:space="preserve"> supported by the wider literature. </w:t>
      </w:r>
      <w:r w:rsidR="00FE7DC1">
        <w:t xml:space="preserve">As the elasticity of substitution is an important </w:t>
      </w:r>
      <w:r>
        <w:t xml:space="preserve">GE </w:t>
      </w:r>
      <w:r w:rsidR="00FE7DC1">
        <w:t>model variable, models typically use CES equations, such as GTAP (</w:t>
      </w:r>
      <w:r w:rsidR="00FE7DC1">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"mendeley" : { "formattedCitation" : "(81)", "plainTextFormattedCitation" : "(81)", "previouslyFormattedCitation" : "(81)" }, "properties" : { "noteIndex" : 0 }, "schema" : "https://github.com/citation-style-language/schema/raw/master/csl-citation.json" }</w:instrText>
      </w:r>
      <w:r w:rsidR="00FE7DC1">
        <w:fldChar w:fldCharType="separate"/>
      </w:r>
      <w:r w:rsidR="00FB291D" w:rsidRPr="00FB291D">
        <w:rPr>
          <w:noProof/>
        </w:rPr>
        <w:t>(81)</w:t>
      </w:r>
      <w:r w:rsidR="00FE7DC1">
        <w:fldChar w:fldCharType="end"/>
      </w:r>
      <w:r w:rsidR="00FE7DC1">
        <w:t>, WITCH</w:t>
      </w:r>
      <w:r w:rsidR="00FE7DC1">
        <w:fldChar w:fldCharType="begin" w:fldLock="1"/>
      </w:r>
      <w:r w:rsidR="0077755E">
        <w:instrText>ADDIN CSL_CITATION { "citationItems" : [ { "id" : "ITEM-1", "itemData" : { "abstract" : "In many passive visual tasks, human perceptual judgments are contrast dependent. To explore whether these contrast dependencies of visual perception also affect closed-loop manual control tasks, we examined visuomotor performance as humans actively controlled a moving luminance-defined line over a range of contrasts. Four subjects were asked to use a joystick to keep a horizontal line centered on a display as its vertical position was perturbed by a sum of sinusoids under two control regimes. The total root mean square (RMS) position error decreased quasi-linearly with increasing log contrast across the tested range (mean slope across subjects: -8.0 and -7.7% per log2 contrast, for the two control regimes, respectively). Frequency-response (Bode) plots showed a systematic increase in open-loop gain (mean slope: 1.44 and 1.30 dB per log2 contrast, respectively), and decrease in phase lag with increasing contrast, which can be accounted for by a decrease in response time delay (mean slope: 32 and 40 ms per log2 contrast, respectively). The performance data are well fit by a Crossover Model proposed by McRuer and Krendel, which allowed us to identify both visual position and motion cues driving performance. This analysis revealed that the position and motion cues used to support manual control under both control regimes appear equally sensitive to changes in stimulus contrast. In conclusion, our data show that active control of a moving visual stimulus is as dependent on contrast as passive perception and suggest that this effect is attributed to a shared contrast sensitivity early in the visual pathway, before any specialization for motion processing", "author" : [ { "dropping-particle" : "", "family" : "Bosetti", "given" : "Valentina", "non-dropping-particle" : "", "parse-names" : false, "suffix" : "" }, { "dropping-particle" : "", "family" : "Carraro", "given" : "Carlo", "non-dropping-particle" : "", "parse-names" : false, "suffix" : "" }, { "dropping-particle" : "", "family" : "Galeotti", "given" : "Marzio", "non-dropping-particle" : "", "parse-names" : false, "suffix" : "" }, { "dropping-particle" : "", "family" : "Massetti", "given" : "Emanuele", "non-dropping-particle" : "", "parse-names" : false, "suffix" : "" }, { "dropping-particle" : "", "family" : "Tavoni", "given" : "Massimo", "non-dropping-particle" : "", "parse-names" : false, "suffix" : "" } ], "container-title" : "Working Paper Department of Economics University of Venice No 46/WP/2006", "id" : "ITEM-1", "issued" : { "date-parts" : [ [ "2007" ] ] }, "title" : "WITCH: A World Induced Technical Change Hybrid Model", "type" : "article-journal" }, "uris" : [ "http://www.mendeley.com/documents/?uuid=682485e4-5466-46ef-b240-97f18a7e461f" ] } ], "mendeley" : { "formattedCitation" : "(88)", "plainTextFormattedCitation" : "(88)", "previouslyFormattedCitation" : "(88)" }, "properties" : { "noteIndex" : 0 }, "schema" : "https://github.com/citation-style-language/schema/raw/master/csl-citation.json" }</w:instrText>
      </w:r>
      <w:r w:rsidR="00FE7DC1">
        <w:fldChar w:fldCharType="separate"/>
      </w:r>
      <w:r w:rsidR="00FB291D" w:rsidRPr="00FB291D">
        <w:rPr>
          <w:noProof/>
        </w:rPr>
        <w:t>(88)</w:t>
      </w:r>
      <w:r w:rsidR="00FE7DC1">
        <w:fldChar w:fldCharType="end"/>
      </w:r>
      <w:r w:rsidR="00FE7DC1">
        <w:t>, and other authors (</w:t>
      </w:r>
      <w:r w:rsidR="00FE7DC1">
        <w:fldChar w:fldCharType="begin" w:fldLock="1"/>
      </w:r>
      <w:r w:rsidR="0077755E">
        <w:instrText>ADDIN CSL_CITATION { "citationItems" : [ { "id" : "ITEM-1",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"ITEM-1",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"id" : "ITEM-2",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"ITEM-2", "issued" : { "date-parts" : [ [ "2011" ] ] }, "title" : "Econometric Estimation of the \u201cConstant Elasticity of Substitution\u201d Function in R: Package micEconCES", "type" : "article-journal" }, "uris" : [ "http://www.mendeley.com/documents/?uuid=f537cae6-bf15-4fb5-a365-b4a4e1ad218e" ] }, { "id" : "ITEM-3",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"ITEM-3", "issue" : "1", "issued" : { "date-parts" : [ [ "2009" ] ] }, "page" : "45-58", "title" : "Calibration of CES Functions for Real-World Multisectoral Modeling", "type" : "article-journal", "volume" : "21" }, "uris" : [ "http://www.mendeley.com/documents/?uuid=67ad44c0-6e04-40f2-a772-19a449bb7d8f" ] }, { "id" : "ITEM-4", "itemData" : { "author" : [ { "dropping-particle" : "", "family" : "Sajadifar", "given" : "Seyedhossein", "non-dropping-particle" : "", "parse-names" : false, "suffix" : "" }, { "dropping-particle" : "", "family" : "Arakelyan", "given" : "Aram", "non-dropping-particle" : "", "parse-names" : false, "suffix" : "" }, { "dropping-particle" : "", "family" : "Khiabani", "given" : "Nasser", "non-dropping-particle" : "", "parse-names" : false, "suffix" : "" } ], "container-title" : "Conference proceedings: International Conference on Business and Economics Research (ICBER) 2010", "id" : "ITEM-4", "issued" : { "date-parts" : [ [ "2010" ] ] }, "page" : "1-10", "title" : "The Linear Approximation of the CES Function to parameter estimation in CGE Modeling", "type" : "article-journal" }, "uris" : [ "http://www.mendeley.com/documents/?uuid=13866444-6348-4909-815a-7ddb3bb3dd7b" ] } ], "mendeley" : { "formattedCitation" : "(8,15,89,90)", "plainTextFormattedCitation" : "(8,15,89,90)", "previouslyFormattedCitation" : "(8,15,89,90)" }, "properties" : { "noteIndex" : 0 }, "schema" : "https://github.com/citation-style-language/schema/raw/master/csl-citation.json" }</w:instrText>
      </w:r>
      <w:r w:rsidR="00FE7DC1">
        <w:fldChar w:fldCharType="separate"/>
      </w:r>
      <w:r w:rsidR="00FB291D" w:rsidRPr="00FB291D">
        <w:rPr>
          <w:noProof/>
        </w:rPr>
        <w:t>(8,15,89,90)</w:t>
      </w:r>
      <w:r w:rsidR="00FE7DC1">
        <w:fldChar w:fldCharType="end"/>
      </w:r>
      <w:r w:rsidR="00FE7DC1">
        <w:t xml:space="preserve">. DSGE models </w:t>
      </w:r>
      <w:r w:rsidR="00953D90">
        <w:t xml:space="preserve">also </w:t>
      </w:r>
      <w:r w:rsidR="00FE7DC1">
        <w:t>use CES functions (</w:t>
      </w:r>
      <w:r w:rsidR="00FE7DC1">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"id" : "ITEM-2", "itemData" : { "author" : [ { "dropping-particle" : "", "family" : "Klump", "given" : "Rainer", "non-dropping-particle" : "", "parse-names" : false, "suffix" : "" }, { "dropping-particle" : "", "family" : "Saam", "given" : "Marianne", "non-dropping-particle" : "", "parse-names" : false, "suffix" : "" } ], "container-title" : "ZEW Discussion Paper No 06-078", "id" : "ITEM-2", "issued" : { "date-parts" : [ [ "2006" ] ] }, "title" : "Calibration of Normalised CES Production Functions in Dynamic Models", "type" : "article-journal" }, "uris" : [ "http://www.mendeley.com/documents/?uuid=aa530c53-25b1-448e-98f3-ee1192bbc657" ] } ], "mendeley" : { "formattedCitation" : "(86,91)", "plainTextFormattedCitation" : "(86,91)", "previouslyFormattedCitation" : "(86,91)" }, "properties" : { "noteIndex" : 0 }, "schema" : "https://github.com/citation-style-language/schema/raw/master/csl-citation.json" }</w:instrText>
      </w:r>
      <w:r w:rsidR="00FE7DC1">
        <w:fldChar w:fldCharType="separate"/>
      </w:r>
      <w:r w:rsidR="00FB291D" w:rsidRPr="00FB291D">
        <w:rPr>
          <w:noProof/>
        </w:rPr>
        <w:t>(86,91)</w:t>
      </w:r>
      <w:r w:rsidR="00FE7DC1">
        <w:fldChar w:fldCharType="end"/>
      </w:r>
      <w:r w:rsidR="00FE7DC1">
        <w:t>. Some models are CES based but also include CD elements/modules (</w:t>
      </w:r>
      <w:r w:rsidR="00FE7DC1">
        <w:fldChar w:fldCharType="begin" w:fldLock="1"/>
      </w:r>
      <w:r w:rsidR="0077755E">
        <w:instrText>ADDIN CSL_CITATION { "citationItems" : [ { "id" : "ITEM-1", "itemData" : { "author" : [ { "dropping-particle" : "", "family" : "Annabi", "given" : "Nabil", "non-dropping-particle" : "", "parse-names" : false, "suffix" : "" }, { "dropping-particle" : "", "family" : "Cockburn", "given" : "John", "non-dropping-particle" : "", "parse-names" : false, "suffix" : "" }, { "dropping-particle" : "", "family" : "Decaluwe", "given" : "Bernard", "non-dropping-particle" : "", "parse-names" : false, "suffix" : "" } ], "container-title" : "MPIA Working Paper 2006-04", "id" : "ITEM-1", "issued" : { "date-parts" : [ [ "0" ] ] }, "title" : "Functional Forms and Parametrization", "type" : "article-journal" }, "uris" : [ "http://www.mendeley.com/documents/?uuid=05247ed1-f36f-4e59-bd12-ae29a9583631" ] }, { "id" : "ITEM-2", "itemData" : { "abstract" : "Various well-known functional forms, such as the Cobb-Douglas function, the Leontief function and the Constant Elasticity of Substitution (CES) function, are used frequently in economic modelling. Traditionally these functional forms have been used to model the production side (isoquants) or consumption side (indifference curves) of microeconomic models. The standard approach in CGE modelling has been to adapt the single-level value-added type production structure to a multi-level production structure, thereby including value-added as well as intermediate inputs. This is typically referred to as \u2018nested\u2019 production structures, and often makes use of combinations of Cobb-Douglas/CES and Leontief functions. In open-economy CGE models CES functions and the related Constant Elasticity of Transformation (CET) functions have been used to model consumers\u2019 and producers\u2019 decision-making process regarding consumption of production of traded goods (imports or exports) and domestic goods. The various applications of these functional forms are discussed in this paper, with a specific focus on the production side and commodity flows.", "author" : [ { "dropping-particle" : "", "family" : "Punt", "given" : "Cecilia", "non-dropping-particle" : "", "parse-names" : false, "suffix" : "" }, { "dropping-particle" : "", "family" : "Pauw", "given" : "K", "non-dropping-particle" : "", "parse-names" : false, "suffix" : "" }, { "dropping-particle" : "van", "family" : "Schoor", "given" : "Melt", "non-dropping-particle" : "", "parse-names" : false, "suffix" : "" }, { "dropping-particle" : "", "family" : "Gilimani", "given" : "Benedict", "non-dropping-particle" : "", "parse-names" : false, "suffix" : "" }, { "dropping-particle" : "", "family" : "Rantho", "given" : "Lillian", "non-dropping-particle" : "", "parse-names" : false, "suffix" : "" }, { "dropping-particle" : "", "family" : "Mcdonald", "given" : "Scott", "non-dropping-particle" : "", "parse-names" : false, "suffix" : "" }, { "dropping-particle" : "", "family" : "Chant", "given" : "Lindsay", "non-dropping-particle" : "", "parse-names" : false, "suffix" : "" }, { "dropping-particle" : "", "family" : "Valente", "given" : "Christine", "non-dropping-particle" : "", "parse-names" : false, "suffix" : "" } ], "container-title" : "PROVIDE Project Background Paper 2003:5", "id" : "ITEM-2", "issued" : { "date-parts" : [ [ "2003" ] ] }, "title" : "Functional Forms Used in CGE Models: Modelling Production and Commodity Flows", "type" : "article-journal" }, "uris" : [ "http://www.mendeley.com/documents/?uuid=ed1229dd-c175-4da2-a705-5f8a0a07f775" ] }, { "id" : "ITEM-3", "itemData" : { "ISBN" : "9042302550", "author" : [ { "dropping-particle" : "", "family" : "C. Sanchez", "given" : "", "non-dropping-particle" : "", "parse-names" : false, "suffix" : "" } ], "chapter-number" : "7", "container-title" : "Rising Inequality and Falling Poverty in Costa Rica's Agriculture during Trade Reform. A Macro-Micro General Equilibrium Analysis", "id" : "ITEM-3", "issued" : { "date-parts" : [ [ "2004" ] ] }, "page" : "189-226", "publisher" : "Shaker", "publisher-place" : "Maastrict", "title" : "Chapter 7 - Calibration, Solution and Validation of the CGE Model", "type" : "chapter" }, "uris" : [ "http://www.mendeley.com/documents/?uuid=d071fa54-7a43-4b99-9b85-d5d99d4d0d10" ] } ], "mendeley" : { "formattedCitation" : "(7,92,93)", "plainTextFormattedCitation" : "(7,92,93)", "previouslyFormattedCitation" : "(7,92,93)" }, "properties" : { "noteIndex" : 0 }, "schema" : "https://github.com/citation-style-language/schema/raw/master/csl-citation.json" }</w:instrText>
      </w:r>
      <w:r w:rsidR="00FE7DC1">
        <w:fldChar w:fldCharType="separate"/>
      </w:r>
      <w:r w:rsidR="00FB291D" w:rsidRPr="00FB291D">
        <w:rPr>
          <w:noProof/>
        </w:rPr>
        <w:t>(7,92,93)</w:t>
      </w:r>
      <w:r w:rsidR="00FE7DC1">
        <w:fldChar w:fldCharType="end"/>
      </w:r>
      <w:r w:rsidR="00FE7DC1">
        <w:t>.</w:t>
      </w:r>
      <w:r w:rsidR="00167FBC">
        <w:t xml:space="preserve"> </w:t>
      </w:r>
      <w:r w:rsidR="007739AB">
        <w:t xml:space="preserve">Commonly the use of general equilibrium models assess impacts on policy, such as Turner </w:t>
      </w:r>
      <w:r w:rsidR="007739AB">
        <w:fldChar w:fldCharType="begin" w:fldLock="1"/>
      </w:r>
      <w:r w:rsidR="0077755E">
        <w:instrText>ADDIN CSL_CITATION { "citationItems" : [ { "id" : "ITEM-1", "itemData" : { "DOI" : "10.1016/j.eneco.2009.01.008", "ISSN" : "01409883", "abstract" : "This paper uses a computable general equilibrium (CGE) framework to investigate the conditions under which rebound effects may occur in response to increases in energy efficiency in the UK national economy. Previous work for the UK has suggested that rebound effects will occur even where key elasticities of substitution in production are set close to zero. The research reported in this paper involves carrying out a systematic sensitivity analysis, where relative price sensitivity is gradually introduced into the system, focusing specifically on elasticities of substitution in production and trade parameters, in order to determine conditions under which rebound effects become a likely outcome. The main result is that, while there is positive pressure for rebound effects even where (direct and indirect) demands for energy are very price inelastic, this may be partially or wholly offset by negative income, competitiveness and disinvestment effects, which also occur in response to falling energy prices. The occurrence of disinvestment effects is of particular interest. These occur where falling energy prices reduce profitability in domestic energy supply sectors, leading to a contraction in capital stock in these sectors, which may in turn lead to rebound effects that are smaller in the long run than in the short run, a result that runs contrary to the predictions of previous theoretical work in this area", "author" : [ { "dropping-particle" : "", "family" : "Turner", "given" : "Karen", "non-dropping-particle" : "", "parse-names" : false, "suffix" : "" } ], "container-title" : "Energy Economics", "id" : "ITEM-1", "issue" : "5", "issued" : { "date-parts" : [ [ "2009", "9" ] ] }, "page" : "648-666", "publisher" : "Elsevier B.V.", "title" : "Negative rebound and disinvestment effects in response to an improvement in energy efficiency in the UK economy", "type" : "article-journal", "volume" : "31" }, "uris" : [ "http://www.mendeley.com/documents/?uuid=6684b0ab-cf2d-4a33-95a7-c9d350296f8a" ] } ], "mendeley" : { "formattedCitation" : "(94)", "plainTextFormattedCitation" : "(94)", "previouslyFormattedCitation" : "(94)" }, "properties" : { "noteIndex" : 0 }, "schema" : "https://github.com/citation-style-language/schema/raw/master/csl-citation.json" }</w:instrText>
      </w:r>
      <w:r w:rsidR="007739AB">
        <w:fldChar w:fldCharType="separate"/>
      </w:r>
      <w:r w:rsidR="00FB291D" w:rsidRPr="00FB291D">
        <w:rPr>
          <w:noProof/>
        </w:rPr>
        <w:t>(94)</w:t>
      </w:r>
      <w:r w:rsidR="007739AB">
        <w:fldChar w:fldCharType="end"/>
      </w:r>
      <w:r w:rsidR="007739AB">
        <w:t xml:space="preserve"> and Bor and Huang </w:t>
      </w:r>
      <w:r w:rsidR="007739AB">
        <w:fldChar w:fldCharType="begin" w:fldLock="1"/>
      </w:r>
      <w:r w:rsidR="008B674E">
        <w:instrText>ADDIN CSL_CITATION { "citationItems" : [ { "id" : "ITEM-1",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"ITEM-1",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"mendeley" : { "formattedCitation" : "(8)", "plainTextFormattedCitation" : "(8)", "previouslyFormattedCitation" : "(8)" }, "properties" : { "noteIndex" : 0 }, "schema" : "https://github.com/citation-style-language/schema/raw/master/csl-citation.json" }</w:instrText>
      </w:r>
      <w:r w:rsidR="007739AB">
        <w:fldChar w:fldCharType="separate"/>
      </w:r>
      <w:r w:rsidR="00194C38" w:rsidRPr="00194C38">
        <w:rPr>
          <w:noProof/>
        </w:rPr>
        <w:t>(8)</w:t>
      </w:r>
      <w:r w:rsidR="007739AB">
        <w:fldChar w:fldCharType="end"/>
      </w:r>
      <w:r w:rsidR="007739AB">
        <w:t>. A</w:t>
      </w:r>
      <w:r w:rsidR="00F6676F">
        <w:t xml:space="preserve">n excellent review of this is considered by Van der Werf </w:t>
      </w:r>
      <w:r w:rsidR="00F6676F">
        <w:fldChar w:fldCharType="begin" w:fldLock="1"/>
      </w:r>
      <w:r w:rsidR="00F6676F">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F6676F">
        <w:fldChar w:fldCharType="separate"/>
      </w:r>
      <w:r w:rsidR="00F6676F" w:rsidRPr="00F6676F">
        <w:rPr>
          <w:noProof/>
        </w:rPr>
        <w:t>(32)</w:t>
      </w:r>
      <w:r w:rsidR="00F6676F">
        <w:fldChar w:fldCharType="end"/>
      </w:r>
      <w:r w:rsidR="00F6676F">
        <w:t>.</w:t>
      </w:r>
      <w:r>
        <w:t xml:space="preserve"> </w:t>
      </w:r>
    </w:p>
    <w:p w14:paraId="0D05D020" w14:textId="7C5B6244" w:rsidR="003D022D" w:rsidRDefault="007E4823">
      <w:r>
        <w:t xml:space="preserve">The </w:t>
      </w:r>
      <w:r w:rsidR="00F6676F">
        <w:t xml:space="preserve">elasticity of substitution </w:t>
      </w:r>
      <w:r>
        <w:t>(</w:t>
      </w:r>
      <w:r>
        <w:sym w:font="Symbol" w:char="F073"/>
      </w:r>
      <w:r>
        <w:t>) plays a central role in understanding economic growth, as</w:t>
      </w:r>
      <w:r w:rsidR="00F6676F">
        <w:t xml:space="preserve"> highlighted by Chirinko </w:t>
      </w:r>
      <w:r w:rsidR="00F6676F">
        <w:fldChar w:fldCharType="begin" w:fldLock="1"/>
      </w:r>
      <w:r w:rsidR="00F6676F">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F6676F">
        <w:fldChar w:fldCharType="separate"/>
      </w:r>
      <w:r w:rsidR="00F6676F" w:rsidRPr="00F6676F">
        <w:rPr>
          <w:noProof/>
        </w:rPr>
        <w:t>(26)</w:t>
      </w:r>
      <w:r w:rsidR="00F6676F">
        <w:fldChar w:fldCharType="end"/>
      </w:r>
      <w:r w:rsidR="00953D90">
        <w:t xml:space="preserve"> </w:t>
      </w:r>
      <w:r w:rsidR="00F6676F">
        <w:t xml:space="preserve">and Palivos </w:t>
      </w:r>
      <w:r w:rsidR="00F6676F">
        <w:fldChar w:fldCharType="begin" w:fldLock="1"/>
      </w:r>
      <w:r w:rsidR="00D27334">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F6676F">
        <w:fldChar w:fldCharType="separate"/>
      </w:r>
      <w:r w:rsidR="00F6676F" w:rsidRPr="00F6676F">
        <w:rPr>
          <w:noProof/>
        </w:rPr>
        <w:t>(27)</w:t>
      </w:r>
      <w:r w:rsidR="00F6676F">
        <w:fldChar w:fldCharType="end"/>
      </w:r>
      <w:r w:rsidR="00F6676F">
        <w:t xml:space="preserve">. </w:t>
      </w:r>
      <w:r>
        <w:t>Much effort is therefore put into e</w:t>
      </w:r>
      <w:r w:rsidR="000A540C">
        <w:t xml:space="preserve">mpirical analysis </w:t>
      </w:r>
      <w:r>
        <w:t xml:space="preserve">using CES functions to estimate elasticity of substitution values, which in turn can be then used for inputs to models. Studies either focus on substitution elasticities for </w:t>
      </w:r>
      <w:r w:rsidR="000A540C">
        <w:t xml:space="preserve">capital-labour (e.g. </w:t>
      </w:r>
      <w:r w:rsidR="00A55B44">
        <w:t xml:space="preserve">La Grandville </w:t>
      </w:r>
      <w:r w:rsidR="003D022D">
        <w:t xml:space="preserve">and Solow </w:t>
      </w:r>
      <w:r w:rsidR="003D022D">
        <w:fldChar w:fldCharType="begin" w:fldLock="1"/>
      </w:r>
      <w:r w:rsidR="0077755E">
        <w:instrText>ADDIN CSL_CITATION { "citationItems" : [ { "id" : "ITEM-1", "itemData" : { "abstract" : ".", "author" : [ { "dropping-particle" : "", "family" : "Grandville", "given" : "Olivier de.", "non-dropping-particle" : "La", "parse-names" : false, "suffix" : "" }, { "dropping-particle" : "", "family" : "Solow", "given" : "R. M.", "non-dropping-particle" : "", "parse-names" : false, "suffix" : "" } ], "container-title" : "In Economic Growth: A Unified Approach. Cambridge University Press. Chapter 5", "id" : "ITEM-1", "issued" : { "date-parts" : [ [ "2009" ] ] }, "title" : "Capital-labour substitution and economic growth", "type" : "article-journal" }, "uris" : [ "http://www.mendeley.com/documents/?uuid=31887b33-55d0-4ced-b484-fc4031031731" ] } ], "mendeley" : { "formattedCitation" : "(95)", "plainTextFormattedCitation" : "(95)", "previouslyFormattedCitation" : "(95)" }, "properties" : { "noteIndex" : 0 }, "schema" : "https://github.com/citation-style-language/schema/raw/master/csl-citation.json" }</w:instrText>
      </w:r>
      <w:r w:rsidR="003D022D">
        <w:fldChar w:fldCharType="separate"/>
      </w:r>
      <w:r w:rsidR="00FB291D" w:rsidRPr="00FB291D">
        <w:rPr>
          <w:noProof/>
        </w:rPr>
        <w:t>(95)</w:t>
      </w:r>
      <w:r w:rsidR="003D022D">
        <w:fldChar w:fldCharType="end"/>
      </w:r>
      <w:r w:rsidR="00A55B44">
        <w:t xml:space="preserve"> and Guo and Lansing </w:t>
      </w:r>
      <w:r w:rsidR="003D022D">
        <w:fldChar w:fldCharType="begin" w:fldLock="1"/>
      </w:r>
      <w:r w:rsidR="0077755E">
        <w:instrText>ADDIN CSL_CITATION { "citationItems" : [ { "id" : "ITEM-1", "itemData" : { "author" : [ { "dropping-particle" : "", "family" : "Guo", "given" : "J. T.", "non-dropping-particle" : "", "parse-names" : false, "suffix" : "" }, { "dropping-particle" : "", "family" : "Lansing", "given" : "K. J.", "non-dropping-particle" : "", "parse-names" : false, "suffix" : "" } ], "container-title" : "Journal of Economic Dynamics and Control", "id" : "ITEM-1", "issue" : "12", "issued" : { "date-parts" : [ [ "2009" ] ] }, "page" : "1991-2000", "title" : "Capital-labour substitution and equilibrium indeterminacy", "type" : "article-journal", "volume" : "33" }, "uris" : [ "http://www.mendeley.com/documents/?uuid=764f92ca-3b19-4afe-aeda-18a44c128a9d" ] } ], "mendeley" : { "formattedCitation" : "(96)", "plainTextFormattedCitation" : "(96)", "previouslyFormattedCitation" : "(96)" }, "properties" : { "noteIndex" : 0 }, "schema" : "https://github.com/citation-style-language/schema/raw/master/csl-citation.json" }</w:instrText>
      </w:r>
      <w:r w:rsidR="003D022D">
        <w:fldChar w:fldCharType="separate"/>
      </w:r>
      <w:r w:rsidR="00FB291D" w:rsidRPr="00FB291D">
        <w:rPr>
          <w:noProof/>
        </w:rPr>
        <w:t>(96)</w:t>
      </w:r>
      <w:r w:rsidR="003D022D">
        <w:fldChar w:fldCharType="end"/>
      </w:r>
      <w:r>
        <w:t xml:space="preserve"> or </w:t>
      </w:r>
      <w:r w:rsidR="00A55B44">
        <w:t xml:space="preserve">capital-labour-energy </w:t>
      </w:r>
      <w:r>
        <w:t>(e.g.</w:t>
      </w:r>
      <w:r w:rsidR="00A55B44">
        <w:t xml:space="preserve"> Kemfert </w:t>
      </w:r>
      <w:r w:rsidR="00A55B44">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"mendeley" : { "formattedCitation" : "(80)", "plainTextFormattedCitation" : "(80)", "previouslyFormattedCitation" : "(80)" }, "properties" : { "noteIndex" : 0 }, "schema" : "https://github.com/citation-style-language/schema/raw/master/csl-citation.json" }</w:instrText>
      </w:r>
      <w:r w:rsidR="00A55B44">
        <w:fldChar w:fldCharType="separate"/>
      </w:r>
      <w:r w:rsidR="00FB291D" w:rsidRPr="00FB291D">
        <w:rPr>
          <w:noProof/>
        </w:rPr>
        <w:t>(80)</w:t>
      </w:r>
      <w:r w:rsidR="00A55B44">
        <w:fldChar w:fldCharType="end"/>
      </w:r>
      <w:r w:rsidR="00A55B44">
        <w:t>, Koesler and Schymura (</w:t>
      </w:r>
      <w:r w:rsidR="00A55B44">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A55B44">
        <w:fldChar w:fldCharType="separate"/>
      </w:r>
      <w:r w:rsidR="006D1024" w:rsidRPr="006D1024">
        <w:rPr>
          <w:noProof/>
        </w:rPr>
        <w:t>(43)</w:t>
      </w:r>
      <w:r w:rsidR="00A55B44">
        <w:fldChar w:fldCharType="end"/>
      </w:r>
      <w:r w:rsidR="00A55B44">
        <w:t xml:space="preserve">, Dissou et al </w:t>
      </w:r>
      <w:r w:rsidR="00A55B44">
        <w:fldChar w:fldCharType="begin" w:fldLock="1"/>
      </w:r>
      <w:r w:rsidR="008B674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A55B44">
        <w:fldChar w:fldCharType="separate"/>
      </w:r>
      <w:r w:rsidR="00194C38" w:rsidRPr="00194C38">
        <w:rPr>
          <w:noProof/>
        </w:rPr>
        <w:t>(5)</w:t>
      </w:r>
      <w:r w:rsidR="00A55B44">
        <w:fldChar w:fldCharType="end"/>
      </w:r>
      <w:r w:rsidR="00A55B44">
        <w:t>; Shen and Whalley (</w:t>
      </w:r>
      <w:r w:rsidR="00A55B44">
        <w:fldChar w:fldCharType="begin" w:fldLock="1"/>
      </w:r>
      <w:r w:rsidR="00A55B44">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A55B44">
        <w:fldChar w:fldCharType="separate"/>
      </w:r>
      <w:r w:rsidR="00A55B44" w:rsidRPr="00A55B44">
        <w:rPr>
          <w:noProof/>
        </w:rPr>
        <w:t>(17)</w:t>
      </w:r>
      <w:r w:rsidR="00A55B44">
        <w:fldChar w:fldCharType="end"/>
      </w:r>
      <w:r w:rsidR="00A55B44">
        <w:t>; Smyth et al (</w:t>
      </w:r>
      <w:r w:rsidR="00A55B44">
        <w:fldChar w:fldCharType="begin" w:fldLock="1"/>
      </w:r>
      <w:r w:rsidR="008B674E">
        <w:instrText>ADDIN CSL_CITATION { "citationItems" : [ { "id" : "ITEM-1", "itemData" : { "DOI" : "10.1016/j.apenergy.2010.07.019", "ISSN" : "0306-2619", "author" : [ { "dropping-particle" : "", "family" : "Smyth", "given" : "Russell", "non-dropping-particle" : "", "parse-names" : false, "suffix" : "" }, { "dropping-particle" : "", "family" : "Kumar", "given" : "Paresh", "non-dropping-particle" : "", "parse-names" : false, "suffix" : "" }, { "dropping-particle" : "", "family" : "Shi", "given" : "Hongliang", "non-dropping-particle" : "", "parse-names" : false, "suffix" : "" } ], "container-title" : "Applied Energy", "id" : "ITEM-1", "issue" : "1", "issued" : { "date-parts" : [ [ "2011" ] ] }, "page" : "361-367", "publisher" : "Elsevier Ltd", "title" : "Substitution between energy and classical factor inputs in the Chinese steel sector", "type" : "article-journal", "volume" : "88" }, "uris" : [ "http://www.mendeley.com/documents/?uuid=1a6c8692-9438-4fb9-bb35-7f5aedef2e99" ] } ], "mendeley" : { "formattedCitation" : "(6)", "plainTextFormattedCitation" : "(6)", "previouslyFormattedCitation" : "(6)" }, "properties" : { "noteIndex" : 0 }, "schema" : "https://github.com/citation-style-language/schema/raw/master/csl-citation.json" }</w:instrText>
      </w:r>
      <w:r w:rsidR="00A55B44">
        <w:fldChar w:fldCharType="separate"/>
      </w:r>
      <w:r w:rsidR="00194C38" w:rsidRPr="00194C38">
        <w:rPr>
          <w:noProof/>
        </w:rPr>
        <w:t>(6)</w:t>
      </w:r>
      <w:r w:rsidR="00A55B44">
        <w:fldChar w:fldCharType="end"/>
      </w:r>
      <w:r w:rsidR="00A55B44">
        <w:t xml:space="preserve">; Zha and Zhou </w:t>
      </w:r>
      <w:r w:rsidR="00A55B44">
        <w:fldChar w:fldCharType="begin" w:fldLock="1"/>
      </w:r>
      <w:r w:rsidR="003D022D">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A55B44">
        <w:fldChar w:fldCharType="separate"/>
      </w:r>
      <w:r w:rsidR="00A55B44" w:rsidRPr="00A55B44">
        <w:rPr>
          <w:noProof/>
        </w:rPr>
        <w:t>(18)</w:t>
      </w:r>
      <w:r w:rsidR="00A55B44">
        <w:fldChar w:fldCharType="end"/>
      </w:r>
      <w:r w:rsidR="00A55B44">
        <w:t xml:space="preserve"> and Koetse et al (</w:t>
      </w:r>
      <w:r w:rsidR="00A55B44">
        <w:fldChar w:fldCharType="begin" w:fldLock="1"/>
      </w:r>
      <w:r w:rsidR="0077755E">
        <w:instrText>ADDIN CSL_CITATION { "citationItems" : [ { "id" : "ITEM-1", "itemData" : { "DOI" : "10.1016/j.eneco.2007.06.006", "ISBN" : "01409883", "ISSN" : "01409883", "abstract" : "This paper presents a meta-analysis of capital-energy substitution elasticities. We distinguish between Morishima elasticities, which measure technological substitution potential, and cross-price elasticities, which measure actual percentage changes in capital demand in response to energy price changes. We estimate a meta-regression model with separate coefficients for the two elasticity samples. The results show that the heterogeneity in both the cross-price and Morishima elasticity samples can to a large extent be explained by study differences in, among others, model specification, data characteristics, region and time period. Controlling for potential sources of misspecification and aggregation bias we subsequently calculate short- and long-run elasticities for different regions and time periods. The resulting elasticities show that technological substitution potential is large, especially in the long run for North America. Despite substantial differences across regions and time periods, the estimated cross-price elasticities suggest capital-energy substitutability without exception. ?? 2007 Elsevier B.V. All rights reserved.", "author" : [ { "dropping-particle" : "", "family" : "Koetse", "given" : "Mark J.", "non-dropping-particle" : "", "parse-names" : false, "suffix" : "" }, { "dropping-particle" : "", "family" : "Groot", "given" : "H. L F", "non-dropping-particle" : "de", "parse-names" : false, "suffix" : "" }, { "dropping-particle" : "", "family" : "Florax", "given" : "R. J G M", "non-dropping-particle" : "", "parse-names" : false, "suffix" : "" } ], "container-title" : "Energy Economics", "id" : "ITEM-1", "issued" : { "date-parts" : [ [ "2008" ] ] }, "page" : "2236-2251", "title" : "Capital-energy substitution and shifts in factor demand: A meta-analysis", "type" : "article-journal", "volume" : "30" }, "uris" : [ "http://www.mendeley.com/documents/?uuid=42aecbc8-8948-4c3e-a216-f13227703f55" ] } ], "mendeley" : { "formattedCitation" : "(97)", "plainTextFormattedCitation" : "(97)", "previouslyFormattedCitation" : "(97)" }, "properties" : { "noteIndex" : 0 }, "schema" : "https://github.com/citation-style-language/schema/raw/master/csl-citation.json" }</w:instrText>
      </w:r>
      <w:r w:rsidR="00A55B44">
        <w:fldChar w:fldCharType="separate"/>
      </w:r>
      <w:r w:rsidR="00FB291D" w:rsidRPr="00FB291D">
        <w:rPr>
          <w:noProof/>
        </w:rPr>
        <w:t>(97)</w:t>
      </w:r>
      <w:r w:rsidR="00A55B44">
        <w:fldChar w:fldCharType="end"/>
      </w:r>
      <w:r>
        <w:t xml:space="preserve">). </w:t>
      </w:r>
    </w:p>
    <w:p w14:paraId="366B13D4" w14:textId="27704762" w:rsidR="000A540C" w:rsidRDefault="003D022D">
      <w:r>
        <w:t xml:space="preserve">Comparison between CES and CD results appears an important aspect. This can be for cross country comparisons (e.g. Duffy and Papageorgiou </w:t>
      </w:r>
      <w:r>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fldChar w:fldCharType="separate"/>
      </w:r>
      <w:r w:rsidR="00FB291D" w:rsidRPr="00FB291D">
        <w:rPr>
          <w:noProof/>
        </w:rPr>
        <w:t>(83)</w:t>
      </w:r>
      <w:r>
        <w:fldChar w:fldCharType="end"/>
      </w:r>
      <w:r>
        <w:t>); specific countries (e.g. Bonga-Bonga (</w:t>
      </w:r>
      <w:r>
        <w:fldChar w:fldCharType="begin" w:fldLock="1"/>
      </w:r>
      <w:r w:rsidR="0077755E">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00FB291D" w:rsidRPr="00FB291D">
        <w:rPr>
          <w:noProof/>
        </w:rPr>
        <w:t>(82)</w:t>
      </w:r>
      <w:r>
        <w:fldChar w:fldCharType="end"/>
      </w:r>
      <w:r>
        <w:t xml:space="preserve">) </w:t>
      </w:r>
      <w:r w:rsidR="009A3715">
        <w:t xml:space="preserve">or sectors (e.g. Ravel </w:t>
      </w:r>
      <w:r w:rsidR="009A3715">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9A3715">
        <w:fldChar w:fldCharType="separate"/>
      </w:r>
      <w:r w:rsidR="00FB291D" w:rsidRPr="00FB291D">
        <w:rPr>
          <w:noProof/>
        </w:rPr>
        <w:t>(98)</w:t>
      </w:r>
      <w:r w:rsidR="009A3715">
        <w:fldChar w:fldCharType="end"/>
      </w:r>
      <w:r w:rsidR="009A3715">
        <w:t xml:space="preserve"> or </w:t>
      </w:r>
      <w:r>
        <w:t xml:space="preserve">business cycles </w:t>
      </w:r>
      <w:r>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"mendeley" : { "formattedCitation" : "(86)", "plainTextFormattedCitation" : "(86)", "previouslyFormattedCitation" : "(86)" }, "properties" : { "noteIndex" : 0 }, "schema" : "https://github.com/citation-style-language/schema/raw/master/csl-citation.json" }</w:instrText>
      </w:r>
      <w:r>
        <w:fldChar w:fldCharType="separate"/>
      </w:r>
      <w:r w:rsidR="00FB291D" w:rsidRPr="00FB291D">
        <w:rPr>
          <w:noProof/>
        </w:rPr>
        <w:t>(86)</w:t>
      </w:r>
      <w:r>
        <w:fldChar w:fldCharType="end"/>
      </w:r>
      <w:r>
        <w:t>. What is revealing is that these studies typically report that CES is preferable and CD should not be used. Comparative reports are also of interest, e.g. Miller (</w:t>
      </w:r>
      <w:r>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fldChar w:fldCharType="separate"/>
      </w:r>
      <w:r w:rsidR="00194C38" w:rsidRPr="00194C38">
        <w:rPr>
          <w:noProof/>
        </w:rPr>
        <w:t>(1)</w:t>
      </w:r>
      <w:r>
        <w:fldChar w:fldCharType="end"/>
      </w:r>
      <w:r>
        <w:t xml:space="preserve">). </w:t>
      </w:r>
    </w:p>
    <w:p w14:paraId="0F7149A7" w14:textId="0AD9BEB0" w:rsidR="00AE2ECC" w:rsidRPr="00AE2ECC" w:rsidRDefault="00931003" w:rsidP="005A1F3C">
      <w:r>
        <w:t>A</w:t>
      </w:r>
      <w:r w:rsidR="003D022D">
        <w:t xml:space="preserve">lso relevant is the </w:t>
      </w:r>
      <w:r>
        <w:t>origin</w:t>
      </w:r>
      <w:r w:rsidR="003D022D">
        <w:t xml:space="preserve"> of </w:t>
      </w:r>
      <w:r>
        <w:t>the studies: t</w:t>
      </w:r>
      <w:r w:rsidR="00BC3C19">
        <w:t xml:space="preserve">his is no longer an academic playground, there are a wide variety of government agencies and banks that publish or fund the work. These include US Congressional Budget Office </w:t>
      </w:r>
      <w:r w:rsidR="00BC3C19">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rsidR="00BC3C19">
        <w:fldChar w:fldCharType="separate"/>
      </w:r>
      <w:r w:rsidR="00194C38" w:rsidRPr="00194C38">
        <w:rPr>
          <w:noProof/>
        </w:rPr>
        <w:t>(1)</w:t>
      </w:r>
      <w:r w:rsidR="00BC3C19">
        <w:fldChar w:fldCharType="end"/>
      </w:r>
      <w:r w:rsidR="00BC3C19">
        <w:t xml:space="preserve">; US Census Office </w:t>
      </w:r>
      <w:r w:rsidR="00BC3C19">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BC3C19">
        <w:fldChar w:fldCharType="separate"/>
      </w:r>
      <w:r w:rsidR="00FB291D" w:rsidRPr="00FB291D">
        <w:rPr>
          <w:noProof/>
        </w:rPr>
        <w:t>(98)</w:t>
      </w:r>
      <w:r w:rsidR="00BC3C19">
        <w:fldChar w:fldCharType="end"/>
      </w:r>
      <w:r w:rsidR="00BC3C19">
        <w:t xml:space="preserve">; European Central Bank </w:t>
      </w:r>
      <w:r w:rsidR="00BC3C19">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"mendeley" : { "formattedCitation" : "(99)", "plainTextFormattedCitation" : "(99)", "previouslyFormattedCitation" : "(99)" }, "properties" : { "noteIndex" : 0 }, "schema" : "https://github.com/citation-style-language/schema/raw/master/csl-citation.json" }</w:instrText>
      </w:r>
      <w:r w:rsidR="00BC3C19">
        <w:fldChar w:fldCharType="separate"/>
      </w:r>
      <w:r w:rsidR="00FB291D" w:rsidRPr="00FB291D">
        <w:rPr>
          <w:noProof/>
        </w:rPr>
        <w:t>(99)</w:t>
      </w:r>
      <w:r w:rsidR="00BC3C19">
        <w:fldChar w:fldCharType="end"/>
      </w:r>
      <w:r w:rsidR="00BC3C19">
        <w:t xml:space="preserve">; US Reserve Banks </w:t>
      </w:r>
      <w:r w:rsidR="00BC3C19">
        <w:fldChar w:fldCharType="begin" w:fldLock="1"/>
      </w:r>
      <w:r w:rsidR="00BC3C19">
        <w:instrText>ADDIN CSL_CITATION { "citationItems" : [ { "id" : "ITEM-1",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"ITEM-1", "issued" : { "date-parts" : [ [ "2010" ] ] }, "page" : "1-49", "title" : "Growth Accounting with Misallocation: Or, Doing Less with More in Singapore", "type" : "article-journal" }, "uris" : [ "http://www.mendeley.com/documents/?uuid=484aa2a3-b39f-4173-87b5-87c88c4ee80e" ] }, { "id" : "ITEM-2", "itemData" : { "author" : [ { "dropping-particle" : "", "family" : "Baier", "given" : "Scott L", "non-dropping-particle" : "", "parse-names" : false, "suffix" : "" }, { "dropping-particle" : "", "family" : "Dwyer-Jr", "given" : "Gerald P", "non-dropping-particle" : "", "parse-names" : false, "suffix" : "" }, { "dropping-particle" : "", "family" : "Tamura", "given" : "Robert", "non-dropping-particle" : "", "parse-names" : false, "suffix" : "" } ], "container-title" : "Federal Bank Reserve of Atlanta: Working Paper 2002-2a", "id" : "ITEM-2", "issued" : { "date-parts" : [ [ "2002" ] ] }, "title" : "How Important Are Capital and Total Factor Productivity for Economic Growth?", "type" : "article-journal" }, "uris" : [ "http://www.mendeley.com/documents/?uuid=8bb98b71-eb37-4f7b-9e73-9176d9e5f21a" ] } ], "mendeley" : { "formattedCitation" : "(29,31)", "plainTextFormattedCitation" : "(29,31)", "previouslyFormattedCitation" : "(29,31)" }, "properties" : { "noteIndex" : 0 }, "schema" : "https://github.com/citation-style-language/schema/raw/master/csl-citation.json" }</w:instrText>
      </w:r>
      <w:r w:rsidR="00BC3C19">
        <w:fldChar w:fldCharType="separate"/>
      </w:r>
      <w:r w:rsidR="00BC3C19" w:rsidRPr="00BC3C19">
        <w:rPr>
          <w:noProof/>
        </w:rPr>
        <w:t>(29,31)</w:t>
      </w:r>
      <w:r w:rsidR="00BC3C19">
        <w:fldChar w:fldCharType="end"/>
      </w:r>
      <w:r w:rsidR="00BC3C19">
        <w:t>; OECD (</w:t>
      </w:r>
      <w:r w:rsidR="00BC3C19">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BC3C19">
        <w:fldChar w:fldCharType="separate"/>
      </w:r>
      <w:r w:rsidR="00FB291D" w:rsidRPr="00FB291D">
        <w:rPr>
          <w:noProof/>
        </w:rPr>
        <w:t>(100)</w:t>
      </w:r>
      <w:r w:rsidR="00BC3C19">
        <w:fldChar w:fldCharType="end"/>
      </w:r>
      <w:r w:rsidR="00BC3C19">
        <w:t xml:space="preserve">; UK Office for National Statistics </w:t>
      </w:r>
      <w:r w:rsidR="00BC3C19">
        <w:fldChar w:fldCharType="begin" w:fldLock="1"/>
      </w:r>
      <w:r w:rsidR="00FB291D">
        <w:instrText>ADDIN CSL_CITATION { "citationItems" : [ { "id" : "ITEM-1", "itemData" : { "author" : [ { "dropping-particle" : "", "family" : "Long", "given" : "Katy", "non-dropping-particle" : "", "parse-names" : false, "suffix" : "" }, { "dropping-particle" : "", "family" : "Franklin", "given" : "Mark", "non-dropping-particle" : "", "parse-names" : false, "suffix" : "" } ], "container-title" : "Economic &amp; Labour Market Review", "id" : "ITEM-1", "issue" : "9", "issued" : { "date-parts" : [ [ "2010" ] ] }, "page" : "67-72", "title" : "Multi\u2013factor productivity: estimates for 1994-2008", "type" : "article-journal", "volume" : "4" }, "uris" : [ "http://www.mendeley.com/documents/?uuid=7ed65dca-8143-4a34-a9ff-97ac2d9a35e5" ] } ], "mendeley" : { "formattedCitation" : "(37)", "plainTextFormattedCitation" : "(37)", "previouslyFormattedCitation" : "(37)" }, "properties" : { "noteIndex" : 0 }, "schema" : "https://github.com/citation-style-language/schema/raw/master/csl-citation.json" }</w:instrText>
      </w:r>
      <w:r w:rsidR="00BC3C19">
        <w:fldChar w:fldCharType="separate"/>
      </w:r>
      <w:r w:rsidR="006D1024" w:rsidRPr="006D1024">
        <w:rPr>
          <w:noProof/>
        </w:rPr>
        <w:t>(37)</w:t>
      </w:r>
      <w:r w:rsidR="00BC3C19">
        <w:fldChar w:fldCharType="end"/>
      </w:r>
      <w:r w:rsidR="00BC3C19">
        <w:t xml:space="preserve">; Bank of England </w:t>
      </w:r>
      <w:r w:rsidR="00BC3C19">
        <w:fldChar w:fldCharType="begin" w:fldLock="1"/>
      </w:r>
      <w:r w:rsidR="00BC3C19">
        <w:instrText>ADDIN CSL_CITATION { "citationItems" : [ { "id" : "ITEM-1", "itemData" : { "author" : [ { "dropping-particle" : "", "family" : "Groth", "given" : "By Charlotta", "non-dropping-particle" : "", "parse-names" : false, "suffix" : "" }, { "dropping-particle" : "", "family" : "Gutierrez-domenech", "given" : "Maria", "non-dropping-particle" : "", "parse-names" : false, "suffix" : "" }, { "dropping-particle" : "", "family" : "Srinivasan", "given" : "Sylaja", "non-dropping-particle" : "", "parse-names" : false, "suffix" : "" } ], "container-title" : "Bank of England Quarterly Bulletin: Spring 2004", "id" : "ITEM-1", "issued" : { "date-parts" : [ [ "2004" ] ] }, "page" : "63-73", "title" : "Measuring total factor productivity for the United Kingdom", "type" : "article-journal" }, "uris" : [ "http://www.mendeley.com/documents/?uuid=ff6f6f1c-795d-4e8a-95db-60d91bfb94a3" ] } ], "mendeley" : { "formattedCitation" : "(28)", "plainTextFormattedCitation" : "(28)", "previouslyFormattedCitation" : "(28)" }, "properties" : { "noteIndex" : 0 }, "schema" : "https://github.com/citation-style-language/schema/raw/master/csl-citation.json" }</w:instrText>
      </w:r>
      <w:r w:rsidR="00BC3C19">
        <w:fldChar w:fldCharType="separate"/>
      </w:r>
      <w:r w:rsidR="00BC3C19" w:rsidRPr="00BC3C19">
        <w:rPr>
          <w:noProof/>
        </w:rPr>
        <w:t>(28)</w:t>
      </w:r>
      <w:r w:rsidR="00BC3C19">
        <w:fldChar w:fldCharType="end"/>
      </w:r>
      <w:r w:rsidR="00BC3C19">
        <w:t xml:space="preserve"> New Zealand treasury </w:t>
      </w:r>
      <w:r w:rsidR="00BC3C19">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C3C19">
        <w:fldChar w:fldCharType="separate"/>
      </w:r>
      <w:r w:rsidR="00FB291D" w:rsidRPr="00FB291D">
        <w:rPr>
          <w:noProof/>
        </w:rPr>
        <w:t>(84)</w:t>
      </w:r>
      <w:r w:rsidR="00BC3C19">
        <w:fldChar w:fldCharType="end"/>
      </w:r>
      <w:r w:rsidR="00BC3C19">
        <w:t xml:space="preserve"> and Bank of Poland </w:t>
      </w:r>
      <w:r w:rsidR="00BC3C19">
        <w:fldChar w:fldCharType="begin" w:fldLock="1"/>
      </w:r>
      <w:r w:rsidR="0077755E">
        <w:instrText>ADDIN CSL_CITATION { "citationItems" : [ { "id" : "ITEM-1", "itemData" : { "author" : [ { "dropping-particle" : "", "family" : "Growiec", "given" : "Jakub", "non-dropping-particle" : "", "parse-names" : false, "suffix" : "" } ], "container-title" : "National Bank of Poland Working Paper No.73", "id" : "ITEM-1", "issued" : { "date-parts" : [ [ "2010" ] ] }, "title" : "On the measurement of technological progress across countries", "type" : "article-journal" }, "uris" : [ "http://www.mendeley.com/documents/?uuid=8b804ab9-7873-44df-810d-66a3d3dd730f" ] } ], "mendeley" : { "formattedCitation" : "(101)", "plainTextFormattedCitation" : "(101)", "previouslyFormattedCitation" : "(101)" }, "properties" : { "noteIndex" : 0 }, "schema" : "https://github.com/citation-style-language/schema/raw/master/csl-citation.json" }</w:instrText>
      </w:r>
      <w:r w:rsidR="00BC3C19">
        <w:fldChar w:fldCharType="separate"/>
      </w:r>
      <w:r w:rsidR="00FB291D" w:rsidRPr="00FB291D">
        <w:rPr>
          <w:noProof/>
        </w:rPr>
        <w:t>(101)</w:t>
      </w:r>
      <w:r w:rsidR="00BC3C19">
        <w:fldChar w:fldCharType="end"/>
      </w:r>
      <w:r w:rsidR="00BC3C19">
        <w:t>.</w:t>
      </w:r>
    </w:p>
    <w:p w14:paraId="67D2D4B5" w14:textId="1B9BD32D" w:rsidR="00AE2ECC" w:rsidRDefault="00D10ECA" w:rsidP="005A1F3C">
      <w:r>
        <w:t xml:space="preserve">The increased use of general equilibrium models has in turn led to detailed guidance from textbooks on the use of CES functions in a general equilibrium modelling framework, e.g. Hunt and Evans </w:t>
      </w:r>
      <w:r>
        <w:fldChar w:fldCharType="begin" w:fldLock="1"/>
      </w:r>
      <w:r w:rsidR="0077755E">
        <w:instrText>ADDIN CSL_CITATION { "citationItems" : [ { "id" : "ITEM-1", "itemData" : { "author" : [ { "dropping-particle" : "", "family" : "Hunt", "given" : "Lester C.", "non-dropping-particle" : "", "parse-names" : false, "suffix" : "" }, { "dropping-particle" : "", "family" : "Evans", "given" : "\u200eJoanne", "non-dropping-particle" : "", "parse-names" : false, "suffix" : "" } ], "container-title" : "Available at https://books.google.co.uk/books?isbn=1849801991", "id" : "ITEM-1", "issued" : { "date-parts" : [ [ "2011" ] ] }, "title" : "International Handbook on the Economics of Energy", "type" : "article-journal" }, "uris" : [ "http://www.mendeley.com/documents/?uuid=a9d85047-eef9-4a53-ae29-5704923e8a3b" ] } ], "mendeley" : { "formattedCitation" : "(102)", "plainTextFormattedCitation" : "(102)", "previouslyFormattedCitation" : "(102)" }, "properties" : { "noteIndex" : 0 }, "schema" : "https://github.com/citation-style-language/schema/raw/master/csl-citation.json" }</w:instrText>
      </w:r>
      <w:r>
        <w:fldChar w:fldCharType="separate"/>
      </w:r>
      <w:r w:rsidR="00FB291D" w:rsidRPr="00FB291D">
        <w:rPr>
          <w:noProof/>
        </w:rPr>
        <w:t>(102)</w:t>
      </w:r>
      <w:r>
        <w:fldChar w:fldCharType="end"/>
      </w:r>
      <w:r>
        <w:t xml:space="preserve">; Cardenete et al </w:t>
      </w:r>
      <w:r>
        <w:fldChar w:fldCharType="begin" w:fldLock="1"/>
      </w:r>
      <w:r w:rsidR="0077755E">
        <w:instrText>ADDIN CSL_CITATION { "citationItems" : [ { "id" : "ITEM-1", "itemData" : { "abstract" : "https://books.google.co.uk/books?isbn=36422 -", "author" : [ { "dropping-particle" : "", "family" : "Cardenete", "given" : "Manuel Alejandro", "non-dropping-particle" : "", "parse-names" : false, "suffix" : "" }, { "dropping-particle" : "", "family" : "Guerra", "given" : "\u200eAna-Isabel", "non-dropping-particle" : "", "parse-names" : false, "suffix" : "" }, { "dropping-particle" : "", "family" : "Sancho", "given" : "\u200eFerran", "non-dropping-particle" : "", "parse-names" : false, "suffix" : "" } ], "container-title" : "Available at https://books.google.co.uk/books?isbn=3642247466", "id" : "ITEM-1", "issued" : { "date-parts" : [ [ "2012" ] ] }, "title" : "Applied General Equilibrium: An Introduction", "type" : "article-journal" }, "uris" : [ "http://www.mendeley.com/documents/?uuid=a70cfbd1-3d3d-4379-9f6c-5b637fefee10" ] } ], "mendeley" : { "formattedCitation" : "(103)", "plainTextFormattedCitation" : "(103)", "previouslyFormattedCitation" : "(103)" }, "properties" : { "noteIndex" : 0 }, "schema" : "https://github.com/citation-style-language/schema/raw/master/csl-citation.json" }</w:instrText>
      </w:r>
      <w:r>
        <w:fldChar w:fldCharType="separate"/>
      </w:r>
      <w:r w:rsidR="00FB291D" w:rsidRPr="00FB291D">
        <w:rPr>
          <w:noProof/>
        </w:rPr>
        <w:t>(103)</w:t>
      </w:r>
      <w:r>
        <w:fldChar w:fldCharType="end"/>
      </w:r>
      <w:r>
        <w:t xml:space="preserve"> and Kreinin et al </w:t>
      </w:r>
      <w:r>
        <w:fldChar w:fldCharType="begin" w:fldLock="1"/>
      </w:r>
      <w:r w:rsidR="0077755E">
        <w:instrText>ADDIN CSL_CITATION { "citationItems" : [ { "id" : "ITEM-1", "itemData" : { "author" : [ { "dropping-particle" : "", "family" : "Kreinin", "given" : "Mordechai E.", "non-dropping-particle" : "", "parse-names" : false, "suffix" : "" }, { "dropping-particle" : "", "family" : "Plummer", "given" : "\u200eMichael G.", "non-dropping-particle" : "", "parse-names" : false, "suffix" : "" } ], "container-title" : "Available at https://books.google.co.uk/books?isbn=0195378040", "id" : "ITEM-1", "issued" : { "date-parts" : [ [ "2012" ] ] }, "title" : "The Oxford Handbook of International Commercial Policy", "type" : "article-journal" }, "uris" : [ "http://www.mendeley.com/documents/?uuid=f6abe864-52b2-4c4b-aa99-1aabb81f6607" ] } ], "mendeley" : { "formattedCitation" : "(104)", "plainTextFormattedCitation" : "(104)", "previouslyFormattedCitation" : "(104)" }, "properties" : { "noteIndex" : 0 }, "schema" : "https://github.com/citation-style-language/schema/raw/master/csl-citation.json" }</w:instrText>
      </w:r>
      <w:r>
        <w:fldChar w:fldCharType="separate"/>
      </w:r>
      <w:r w:rsidR="00FB291D" w:rsidRPr="00FB291D">
        <w:rPr>
          <w:noProof/>
        </w:rPr>
        <w:t>(104)</w:t>
      </w:r>
      <w:r>
        <w:fldChar w:fldCharType="end"/>
      </w:r>
      <w:r>
        <w:t>.</w:t>
      </w:r>
      <w:r w:rsidR="00917E67">
        <w:t xml:space="preserve"> Some work published relates to the documentation for certain models e.g. GTAP </w:t>
      </w:r>
      <w:r w:rsidR="00917E67">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"mendeley" : { "formattedCitation" : "(81)", "plainTextFormattedCitation" : "(81)", "previouslyFormattedCitation" : "(81)" }, "properties" : { "noteIndex" : 0 }, "schema" : "https://github.com/citation-style-language/schema/raw/master/csl-citation.json" }</w:instrText>
      </w:r>
      <w:r w:rsidR="00917E67">
        <w:fldChar w:fldCharType="separate"/>
      </w:r>
      <w:r w:rsidR="00FB291D" w:rsidRPr="00FB291D">
        <w:rPr>
          <w:noProof/>
        </w:rPr>
        <w:t>(81)</w:t>
      </w:r>
      <w:r w:rsidR="00917E67">
        <w:fldChar w:fldCharType="end"/>
      </w:r>
      <w:r w:rsidR="00917E67">
        <w:t xml:space="preserve">, Penn World Tables </w:t>
      </w:r>
      <w:r w:rsidR="00917E67">
        <w:fldChar w:fldCharType="begin" w:fldLock="1"/>
      </w:r>
      <w:r w:rsidR="0077755E">
        <w:instrText>ADDIN CSL_CITATION { "citationItems" : [ { "id" : "ITEM-1", "itemData" : { "author" : [ { "dropping-particle" : "", "family" : "Inklaar", "given" : "Robert", "non-dropping-particle" : "", "parse-names" : false, "suffix" : "" }, { "dropping-particle" : "", "family" : "Timmer", "given" : "Marcel P", "non-dropping-particle" : "", "parse-names" : false, "suffix" : "" } ], "container-title" : "Groningen Growth and Development Centre - Technical Report", "id" : "ITEM-1", "issued" : { "date-parts" : [ [ "2013" ] ] }, "page" : "1-38", "title" : "Capital, labor and TFP in PWT8.0", "type" : "article-journal" }, "uris" : [ "http://www.mendeley.com/documents/?uuid=817f570a-c425-4b46-b5f8-39aab3076186" ] } ], "mendeley" : { "formattedCitation" : "(105)", "plainTextFormattedCitation" : "(105)", "previouslyFormattedCitation" : "(105)" }, "properties" : { "noteIndex" : 0 }, "schema" : "https://github.com/citation-style-language/schema/raw/master/csl-citation.json" }</w:instrText>
      </w:r>
      <w:r w:rsidR="00917E67">
        <w:fldChar w:fldCharType="separate"/>
      </w:r>
      <w:r w:rsidR="00FB291D" w:rsidRPr="00FB291D">
        <w:rPr>
          <w:noProof/>
        </w:rPr>
        <w:t>(105)</w:t>
      </w:r>
      <w:r w:rsidR="00917E67">
        <w:fldChar w:fldCharType="end"/>
      </w:r>
      <w:r w:rsidR="00917E67">
        <w:t xml:space="preserve">, HMRC’s CGE model </w:t>
      </w:r>
      <w:r w:rsidR="00917E67">
        <w:fldChar w:fldCharType="begin" w:fldLock="1"/>
      </w:r>
      <w:r w:rsidR="0077755E">
        <w:instrText>ADDIN CSL_CITATION { "citationItems" : [ { "id" : "ITEM-1", "itemData" : { "author" : [ { "dropping-particle" : "", "family" : "HM Revenue and Customs", "given" : "", "non-dropping-particle" : "", "parse-names" : false, "suffix" : "" } ], "container-title" : "Available at https://www.gov.uk/government/uploads/system/uploads/attachment_data/file/263652/CGE_model_doc_131204_new.pdf", "id" : "ITEM-1", "issued" : { "date-parts" : [ [ "2013" ] ] }, "title" : "HMRC's CGE model documentation", "type" : "article-journal" }, "uris" : [ "http://www.mendeley.com/documents/?uuid=d867a534-c1bc-4383-9f33-65a9caef02cc" ] } ], "mendeley" : { "formattedCitation" : "(106)", "plainTextFormattedCitation" : "(106)", "previouslyFormattedCitation" : "(106)" }, "properties" : { "noteIndex" : 0 }, "schema" : "https://github.com/citation-style-language/schema/raw/master/csl-citation.json" }</w:instrText>
      </w:r>
      <w:r w:rsidR="00917E67">
        <w:fldChar w:fldCharType="separate"/>
      </w:r>
      <w:r w:rsidR="00FB291D" w:rsidRPr="00FB291D">
        <w:rPr>
          <w:noProof/>
        </w:rPr>
        <w:t>(106)</w:t>
      </w:r>
      <w:r w:rsidR="00917E67">
        <w:fldChar w:fldCharType="end"/>
      </w:r>
      <w:r w:rsidR="00A410A8">
        <w:t xml:space="preserve"> and</w:t>
      </w:r>
      <w:r w:rsidR="00917E67">
        <w:t xml:space="preserve"> DSGE model for the US Federal Reserve </w:t>
      </w:r>
      <w:r w:rsidR="00917E67">
        <w:fldChar w:fldCharType="begin" w:fldLock="1"/>
      </w:r>
      <w:r w:rsidR="0077755E">
        <w:instrText>ADDIN CSL_CITATION { "citationItems" : [ { "id" : "ITEM-1", "itemData" : { "abstract" : "\u2022 \u2022 by J Kim - \u200eCited by 49 - \u200eRelated articles", "author" : [ { "dropping-particle" : "", "family" : "Kim", "given" : "J", "non-dropping-particle" : "", "parse-names" : false, "suffix" : "" } ], "container-title" : "Available at www.federalreserve.gov/pubs/feds/1998/199802/199802pap.pdf", "id" : "ITEM-1", "issued" : { "date-parts" : [ [ "1998" ] ] }, "title" : "Monetary Policy in a Stochastic Equilibrium Model with Real", "type" : "article-journal" }, "uris" : [ "http://www.mendeley.com/documents/?uuid=7dcecb70-f332-43df-8829-f62fa9b20875" ] } ], "mendeley" : { "formattedCitation" : "(107)", "plainTextFormattedCitation" : "(107)", "previouslyFormattedCitation" : "(107)" }, "properties" : { "noteIndex" : 0 }, "schema" : "https://github.com/citation-style-language/schema/raw/master/csl-citation.json" }</w:instrText>
      </w:r>
      <w:r w:rsidR="00917E67">
        <w:fldChar w:fldCharType="separate"/>
      </w:r>
      <w:r w:rsidR="00FB291D" w:rsidRPr="00FB291D">
        <w:rPr>
          <w:noProof/>
        </w:rPr>
        <w:t>(107)</w:t>
      </w:r>
      <w:r w:rsidR="00917E67">
        <w:fldChar w:fldCharType="end"/>
      </w:r>
      <w:r w:rsidR="00A410A8">
        <w:t xml:space="preserve"> and European Commission </w:t>
      </w:r>
      <w:r w:rsidR="00A410A8">
        <w:fldChar w:fldCharType="begin" w:fldLock="1"/>
      </w:r>
      <w:r w:rsidR="0077755E">
        <w:instrText>ADDIN CSL_CITATION { "citationItems" : [ { "id" : "ITEM-1", "itemData" : { "author" : [ { "dropping-particle" : "", "family" : "Kincai", "given" : "G. Russell", "non-dropping-particle" : "", "parse-names" : false, "suffix" : "" } ], "container-title" : "European Commission: Economic Papers 322 Available at http://ec.europa.eu/economy_finance/publications/publication12596_en.pdf", "id" : "ITEM-1", "issued" : { "date-parts" : [ [ "2008" ] ] }, "title" : "Adjustment Dynamics in the Euro Area: A Fresh Look at the Role of Fiscal Policy Using a DSGE Approach", "type" : "article-journal" }, "uris" : [ "http://www.mendeley.com/documents/?uuid=6f686b61-acdd-4180-b858-6febe0808597" ] } ], "mendeley" : { "formattedCitation" : "(108)", "plainTextFormattedCitation" : "(108)", "previouslyFormattedCitation" : "(108)" }, "properties" : { "noteIndex" : 0 }, "schema" : "https://github.com/citation-style-language/schema/raw/master/csl-citation.json" }</w:instrText>
      </w:r>
      <w:r w:rsidR="00A410A8">
        <w:fldChar w:fldCharType="separate"/>
      </w:r>
      <w:r w:rsidR="00FB291D" w:rsidRPr="00FB291D">
        <w:rPr>
          <w:noProof/>
        </w:rPr>
        <w:t>(108)</w:t>
      </w:r>
      <w:r w:rsidR="00A410A8">
        <w:fldChar w:fldCharType="end"/>
      </w:r>
      <w:r w:rsidR="00A410A8">
        <w:t>.</w:t>
      </w:r>
    </w:p>
    <w:p w14:paraId="19E3D9B3" w14:textId="2FDFEA36" w:rsidR="00A947B2" w:rsidRDefault="00A947B2" w:rsidP="00A947B2">
      <w:r>
        <w:t>Finally, t</w:t>
      </w:r>
      <w:r w:rsidRPr="00CB0A6D">
        <w:t>he recent importance of energy-related national policies means that energy is a common additional term</w:t>
      </w:r>
      <w:r>
        <w:t xml:space="preserve"> in MPFs to study energy-related questions including macro-economic energy rebound </w:t>
      </w:r>
      <w:r>
        <w:lastRenderedPageBreak/>
        <w:fldChar w:fldCharType="begin" w:fldLock="1"/>
      </w:r>
      <w:r>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fldChar w:fldCharType="separate"/>
      </w:r>
      <w:r w:rsidRPr="00980F62">
        <w:rPr>
          <w:noProof/>
        </w:rPr>
        <w:t>(10)</w:t>
      </w:r>
      <w:r>
        <w:fldChar w:fldCharType="end"/>
      </w:r>
      <w:r>
        <w:fldChar w:fldCharType="begin" w:fldLock="1"/>
      </w:r>
      <w:r>
        <w:instrText>ADDIN CSL_CITATION { "citationItems" : [ { "id" : "ITEM-1", "itemData" : { "DOI" : "10.1016/j.enpol.2006.08.009", "ISSN" : "03014215", "abstract" : "A special issue of Energy Policy\u201428 (2000)\u2014was devoted to a collection of papers, edited by Dr. Lee Schipper. The collection included a paper entitled \u2018\u2018A view from the macro side: rebound, backfire, and Khazzoom\u2013Brookes\u2019\u2019 in which it was argued that the impact of fuel efficiency gains on output (roughly, GDP) is likely to be relatively small by Cobb\u2013Douglas production function. However, an error in the analysis leads to under-estimation of the long-term impact. This paper first provides a partial equilibrium analysis by an alternative method for the same case and then proceeds to an analysis on the issue in a two-sector general equilibrium system. In the latter analysis, energy price is internalized. Both energy use efficiency and energy production efficiency are involved.", "author" : [ { "dropping-particle" : "", "family" : "Wei", "given" : "Taoyuan", "non-dropping-particle" : "", "parse-names" : false, "suffix" : "" } ], "container-title" : "Energy Policy", "id" : "ITEM-1", "issue" : "4", "issued" : { "date-parts" : [ [ "2007", "4" ] ] }, "page" : "2023-2030", "title" : "Impact of energy efficiency gains on output and energy use with Cobb\u2013Douglas production function", "type" : "article-journal", "volume" : "35" }, "uris" : [ "http://www.mendeley.com/documents/?uuid=5d9e0669-bdd6-45c4-b54a-c6fcdc911862" ] } ], "mendeley" : { "formattedCitation" : "(11)", "plainTextFormattedCitation" : "(11)", "previouslyFormattedCitation" : "(11)" }, "properties" : { "noteIndex" : 0 }, "schema" : "https://github.com/citation-style-language/schema/raw/master/csl-citation.json" }</w:instrText>
      </w:r>
      <w:r>
        <w:fldChar w:fldCharType="separate"/>
      </w:r>
      <w:r w:rsidRPr="00980F62">
        <w:rPr>
          <w:noProof/>
        </w:rPr>
        <w:t>(11)</w:t>
      </w:r>
      <w:r>
        <w:fldChar w:fldCharType="end"/>
      </w:r>
      <w:r>
        <w:t xml:space="preserve">, the contribution of energy to Total Factor Productivity </w:t>
      </w:r>
      <w:r>
        <w:fldChar w:fldCharType="begin" w:fldLock="1"/>
      </w:r>
      <w:r>
        <w:instrText>ADDIN CSL_CITATION { "citationItems" : [ { "id" : "ITEM-1", "itemData" : { "DOI" : "10.1007/s00148-009-0278-z", "ISSN" : "09331433", "author" : [ { "dropping-particle" : "", "family" : "Fr\u00f6ling", "given" : "Maria", "non-dropping-particle" : "", "parse-names" : false, "suffix" : "" } ], "container-title" : "Journal of Population Economics", "id" : "ITEM-1", "issued" : { "date-parts" : [ [ "2011" ] ] }, "page" : "1133-1163", "title" : "Energy use, population and growth, 1800-1970", "type" : "article-journal", "volume" : "24" }, "uris" : [ "http://www.mendeley.com/documents/?uuid=19680d33-61b4-4bc4-a406-2d4d1623c9f6" ] } ], "mendeley" : { "formattedCitation" : "(12)", "plainTextFormattedCitation" : "(12)", "previouslyFormattedCitation" : "(12)" }, "properties" : { "noteIndex" : 0 }, "schema" : "https://github.com/citation-style-language/schema/raw/master/csl-citation.json" }</w:instrText>
      </w:r>
      <w:r>
        <w:fldChar w:fldCharType="separate"/>
      </w:r>
      <w:r w:rsidRPr="00980F62">
        <w:rPr>
          <w:noProof/>
        </w:rPr>
        <w:t>(12)</w:t>
      </w:r>
      <w:r>
        <w:fldChar w:fldCharType="end"/>
      </w:r>
      <w:r>
        <w:t xml:space="preserve">, and climate and economic implications of energy transitions  </w:t>
      </w:r>
      <w:r>
        <w:fldChar w:fldCharType="begin" w:fldLock="1"/>
      </w:r>
      <w:r w:rsidR="008B674E">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"id" : "ITEM-2",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"ITEM-2", "issued" : { "date-parts" : [ [ "2014" ] ] }, "page" : "1622-1625", "publisher" : "Elsevier B.V.", "title" : "Substitutability and the Cost of Climate Mitigation Policy", "type" : "article-journal", "volume" : "61 (2014)" }, "uris" : [ "http://www.mendeley.com/documents/?uuid=9164dcf0-d5fa-495d-8115-0f3d154db3e9" ] } ], "mendeley" : { "formattedCitation" : "(4,13)", "plainTextFormattedCitation" : "(4,13)", "previouslyFormattedCitation" : "(4,13)" }, "properties" : { "noteIndex" : 0 }, "schema" : "https://github.com/citation-style-language/schema/raw/master/csl-citation.json" }</w:instrText>
      </w:r>
      <w:r>
        <w:fldChar w:fldCharType="separate"/>
      </w:r>
      <w:r w:rsidR="00194C38" w:rsidRPr="00194C38">
        <w:rPr>
          <w:noProof/>
        </w:rPr>
        <w:t>(4,13)</w:t>
      </w:r>
      <w:r>
        <w:fldChar w:fldCharType="end"/>
      </w:r>
      <w:r>
        <w:t>.</w:t>
      </w:r>
      <w:r w:rsidR="00272BA6" w:rsidRPr="00272BA6">
        <w:t xml:space="preserve"> </w:t>
      </w:r>
    </w:p>
    <w:p w14:paraId="000B58EA" w14:textId="49C1A7A6" w:rsidR="00CC75D3" w:rsidRDefault="000A7E12">
      <w:pPr>
        <w:pStyle w:val="Heading2"/>
      </w:pPr>
      <w:r>
        <w:t>The research gap</w:t>
      </w:r>
      <w:r w:rsidR="00CC75D3">
        <w:t xml:space="preserve">: the </w:t>
      </w:r>
      <w:r>
        <w:t xml:space="preserve">rise </w:t>
      </w:r>
      <w:r w:rsidR="00CC75D3">
        <w:t xml:space="preserve">of </w:t>
      </w:r>
      <w:r w:rsidR="00C34A96">
        <w:t xml:space="preserve">empirical </w:t>
      </w:r>
      <w:r w:rsidR="00CC75D3">
        <w:t>CES energy augmented MPFs</w:t>
      </w:r>
      <w:r>
        <w:t xml:space="preserve"> </w:t>
      </w:r>
      <w:r w:rsidR="00C34A96">
        <w:t>and the need for discussion of key issues</w:t>
      </w:r>
    </w:p>
    <w:p w14:paraId="4B2069BB" w14:textId="4C423BD2" w:rsidR="004240F6" w:rsidRDefault="00A947B2">
      <w:r>
        <w:t>Three features emerge from our sampling and literature review. First the trend for increasing quality adjustment to the factors of production</w:t>
      </w:r>
      <w:r w:rsidR="00C03F37">
        <w:t xml:space="preserve">, second the growing inclusion of </w:t>
      </w:r>
      <w:r>
        <w:t xml:space="preserve">energy as additional variable </w:t>
      </w:r>
      <w:r w:rsidR="00C03F37">
        <w:t xml:space="preserve">(particularly in general equilibrium modelling), and last the </w:t>
      </w:r>
      <w:r w:rsidR="007739AB">
        <w:t>move</w:t>
      </w:r>
      <w:r w:rsidR="00C03F37">
        <w:t xml:space="preserve"> away from CD to CES</w:t>
      </w:r>
      <w:r w:rsidR="004240F6">
        <w:t xml:space="preserve"> </w:t>
      </w:r>
      <w:r w:rsidR="007739AB">
        <w:t>f</w:t>
      </w:r>
      <w:r w:rsidR="004240F6">
        <w:t>unctions</w:t>
      </w:r>
      <w:r w:rsidR="00C03F37">
        <w:t xml:space="preserve">. </w:t>
      </w:r>
      <w:r w:rsidR="00653B9A">
        <w:t xml:space="preserve">The studies reviewed suggest this </w:t>
      </w:r>
      <w:r w:rsidR="00C03F37">
        <w:t>switch</w:t>
      </w:r>
      <w:r w:rsidR="004240F6">
        <w:t xml:space="preserve"> </w:t>
      </w:r>
      <w:r w:rsidR="00653B9A">
        <w:t>to CES functions is</w:t>
      </w:r>
      <w:r w:rsidR="004240F6">
        <w:t xml:space="preserve"> due to </w:t>
      </w:r>
      <w:r w:rsidR="00653B9A">
        <w:t>numerous</w:t>
      </w:r>
      <w:r w:rsidR="004240F6">
        <w:t xml:space="preserve"> factors: the renewed theoretical CD critique by Felipe et al (e.g.</w:t>
      </w:r>
      <w:r w:rsidR="004240F6">
        <w:fldChar w:fldCharType="begin" w:fldLock="1"/>
      </w:r>
      <w:r w:rsidR="0077755E">
        <w:instrText>ADDIN CSL_CITATION { "citationItems" : [ { "id" : "ITEM-1", "itemData" : { "DOI" : "10.1111/1467-999X.00166", "ISBN" : "1467-999X", "ISSN" : "1467-999X", "abstract" : "There is no subject so old that something new cannot be said about it.(Dostoevsky) Glendower: I can call spirits from the vasty deepHotspur: Why, so can I, or so can any man; But will they come when you do call for them?(Shakespeare, Henry IV, Part I, Act III, Scene I) This paper surveys the theoretical literature on aggregation of production functions. The objective is to make neoclassical economists aware of the insurmountable aggregation problems and their implications. We refer to both the Cambridge capital controversies and the aggregation conditions. The most salient results are summarized, and the problems that economists should be aware of from incorrect aggregation are discussed. The most important conclusion is that the conditions under which a well-behaved aggregate production function can be derived from micro production functions are so stringent that it is difficult to believe that actual economies satisfy them. Therefore, aggregate production functions do not have a sound theoretical foundation. For practical purposes this means that while generating GDP, for example, as the sum of the components of aggregate demand (or through the production or income sides of the economy) is correct, thinking of GDP as GDP=F(K, L), where K and L are aggregates of capital and labor, respectively, and F(\u2022) is a well-defined neoclassical function, is most likely incorrect. Likewise, thinking of aggregate investment as a well-defined addition to \u2018capital\u2019 in production is also a mistake. The paper evaluates the standard reasons given by economists for continuing to use aggregate production functions in theoretical and applied work, and concludes that none of them provides a valid argument.", "author" : [ { "dropping-particle" : "", "family" : "Felipe", "given" : "Jesus", "non-dropping-particle" : "", "parse-names" : false, "suffix" : "" }, { "dropping-particle" : "", "family" : "Fisher", "given" : "Franklin M.", "non-dropping-particle" : "", "parse-names" : false, "suffix" : "" } ], "container-title" : "Metroeconomica", "id" : "ITEM-1", "issue" : "2&amp;3", "issued" : { "date-parts" : [ [ "2003" ] ] }, "page" : "208-262", "title" : "Aggregation in Production Functions: What Applied Economists should know", "type" : "article-journal", "volume" : "54" }, "uris" : [ "http://www.mendeley.com/documents/?uuid=c9839d66-660f-4668-a488-00386b248c3d" ] } ], "mendeley" : { "formattedCitation" : "(109)", "plainTextFormattedCitation" : "(109)", "previouslyFormattedCitation" : "(109)" }, "properties" : { "noteIndex" : 0 }, "schema" : "https://github.com/citation-style-language/schema/raw/master/csl-citation.json" }</w:instrText>
      </w:r>
      <w:r w:rsidR="004240F6">
        <w:fldChar w:fldCharType="separate"/>
      </w:r>
      <w:r w:rsidR="00FB291D" w:rsidRPr="00FB291D">
        <w:rPr>
          <w:noProof/>
        </w:rPr>
        <w:t>(109)</w:t>
      </w:r>
      <w:r w:rsidR="004240F6">
        <w:fldChar w:fldCharType="end"/>
      </w:r>
      <w:r w:rsidR="004240F6">
        <w:t xml:space="preserve">); the empirical studies </w:t>
      </w:r>
      <w:r w:rsidR="005738F6">
        <w:t>which</w:t>
      </w:r>
      <w:r w:rsidR="004240F6">
        <w:t xml:space="preserve"> conclud</w:t>
      </w:r>
      <w:r w:rsidR="005738F6">
        <w:t>e</w:t>
      </w:r>
      <w:r w:rsidR="004240F6">
        <w:t xml:space="preserve"> CES gives better results </w:t>
      </w:r>
      <w:r w:rsidR="005738F6">
        <w:t xml:space="preserve">than CD </w:t>
      </w:r>
      <w:r w:rsidR="004240F6">
        <w:t xml:space="preserve">(e.g. </w:t>
      </w:r>
      <w:r w:rsidR="004240F6">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"id" : "ITEM-2", "itemData" : { "author" : [ { "dropping-particle" : "", "family" : "Szeto", "given" : "Kam Leong", "non-dropping-particle" : "", "parse-names" : false, "suffix" : "" } ], "container-title" : "New Zealand Treasury Working Paper 01/31", "id" : "ITEM-2", "issued" : { "date-parts" : [ [ "2001" ] ] }, "title" : "An Econometric Analysis of a Production Function for New Zealand", "type" : "article-journal" }, "uris" : [ "http://www.mendeley.com/documents/?uuid=739ee8e0-420f-478c-8b8b-f169b06fe895" ] }, { "id" : "ITEM-3",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"ITEM-3", "issued" : { "date-parts" : [ [ "2014" ] ] }, "title" : "CES Technology and Business Cycle Fluctuations", "type" : "article-journal" }, "uris" : [ "http://www.mendeley.com/documents/?uuid=589750a4-cb67-4a67-9c3c-8ba48ed619fa" ] } ], "mendeley" : { "formattedCitation" : "(83,84,86)", "plainTextFormattedCitation" : "(83,84,86)", "previouslyFormattedCitation" : "(83,84,86)" }, "properties" : { "noteIndex" : 0 }, "schema" : "https://github.com/citation-style-language/schema/raw/master/csl-citation.json" }</w:instrText>
      </w:r>
      <w:r w:rsidR="004240F6">
        <w:fldChar w:fldCharType="separate"/>
      </w:r>
      <w:r w:rsidR="00FB291D" w:rsidRPr="00FB291D">
        <w:rPr>
          <w:noProof/>
        </w:rPr>
        <w:t>(83,84,86)</w:t>
      </w:r>
      <w:r w:rsidR="004240F6">
        <w:fldChar w:fldCharType="end"/>
      </w:r>
      <w:r w:rsidR="004240F6">
        <w:t xml:space="preserve">); </w:t>
      </w:r>
      <w:r w:rsidR="007E4823">
        <w:t xml:space="preserve">the </w:t>
      </w:r>
      <w:r w:rsidR="005738F6">
        <w:t xml:space="preserve">studies which </w:t>
      </w:r>
      <w:r w:rsidR="007E4823">
        <w:t>estimate elasticity of substitution values</w:t>
      </w:r>
      <w:r w:rsidR="005738F6">
        <w:t xml:space="preserve"> (e.g.</w:t>
      </w:r>
      <w:r w:rsidR="005738F6">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"id" : "ITEM-2", "itemData" : { "author" : [ { "dropping-particle" : "", "family" : "Shen", "given" : "Keting", "non-dropping-particle" : "", "parse-names" : false, "suffix" : "" }, { "dropping-particle" : "", "family" : "Whalley", "given" : "John", "non-dropping-particle" : "", "parse-names" : false, "suffix" : "" } ], "container-title" : "NBER Working Paper 19104", "id" : "ITEM-2", "issued" : { "date-parts" : [ [ "2013" ] ] }, "title" : "Capital-Labor-Energy Substitution in Nested CES production Functions for China", "type" : "article-journal" }, "uris" : [ "http://www.mendeley.com/documents/?uuid=b011bc96-4532-4591-8240-0091d0d549be" ] } ], "mendeley" : { "formattedCitation" : "(17,80)", "plainTextFormattedCitation" : "(17,80)", "previouslyFormattedCitation" : "(17,80)" }, "properties" : { "noteIndex" : 0 }, "schema" : "https://github.com/citation-style-language/schema/raw/master/csl-citation.json" }</w:instrText>
      </w:r>
      <w:r w:rsidR="005738F6">
        <w:fldChar w:fldCharType="separate"/>
      </w:r>
      <w:r w:rsidR="00FB291D" w:rsidRPr="00FB291D">
        <w:rPr>
          <w:noProof/>
        </w:rPr>
        <w:t>(17,80)</w:t>
      </w:r>
      <w:r w:rsidR="005738F6">
        <w:fldChar w:fldCharType="end"/>
      </w:r>
      <w:r w:rsidR="005738F6">
        <w:t xml:space="preserve">)  - </w:t>
      </w:r>
      <w:r w:rsidR="007E4823">
        <w:t xml:space="preserve">which </w:t>
      </w:r>
      <w:r w:rsidR="005738F6">
        <w:t>de facto requires a</w:t>
      </w:r>
      <w:r w:rsidR="007E4823">
        <w:t xml:space="preserve"> CES </w:t>
      </w:r>
      <w:r w:rsidR="005738F6">
        <w:t xml:space="preserve">(rather than CD) approach; </w:t>
      </w:r>
      <w:r w:rsidR="004240F6">
        <w:t xml:space="preserve">their increasing use in real-world </w:t>
      </w:r>
      <w:r w:rsidR="005738F6">
        <w:t>economic</w:t>
      </w:r>
      <w:r w:rsidR="004240F6">
        <w:t xml:space="preserve"> models for central bank </w:t>
      </w:r>
      <w:r w:rsidR="004240F6">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"id" : "ITEM-2", "itemData" : { "author" : [ { "dropping-particle" : "", "family" : "Szeto", "given" : "Kam Leong", "non-dropping-particle" : "", "parse-names" : false, "suffix" : "" } ], "container-title" : "New Zealand Treasury Working Paper 01/31", "id" : "ITEM-2", "issued" : { "date-parts" : [ [ "2001" ] ] }, "title" : "An Econometric Analysis of a Production Function for New Zealand", "type" : "article-journal" }, "uris" : [ "http://www.mendeley.com/documents/?uuid=739ee8e0-420f-478c-8b8b-f169b06fe895" ] } ], "mendeley" : { "formattedCitation" : "(84,99)", "plainTextFormattedCitation" : "(84,99)", "previouslyFormattedCitation" : "(84,99)" }, "properties" : { "noteIndex" : 0 }, "schema" : "https://github.com/citation-style-language/schema/raw/master/csl-citation.json" }</w:instrText>
      </w:r>
      <w:r w:rsidR="004240F6">
        <w:fldChar w:fldCharType="separate"/>
      </w:r>
      <w:r w:rsidR="00FB291D" w:rsidRPr="00FB291D">
        <w:rPr>
          <w:noProof/>
        </w:rPr>
        <w:t>(84,99)</w:t>
      </w:r>
      <w:r w:rsidR="004240F6">
        <w:fldChar w:fldCharType="end"/>
      </w:r>
      <w:r w:rsidR="004240F6">
        <w:t xml:space="preserve"> and policy applications </w:t>
      </w:r>
      <w:r w:rsidR="004240F6">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"id" : "ITEM-2",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"ITEM-2", "issue" : "6", "issued" : { "date-parts" : [ [ "2000" ] ] }, "page" : "641-660", "title" : "Energy-Capital-Labor Substitution and the Economic Effects of CO2 Abatement", "type" : "article-journal", "volume" : "22" }, "uris" : [ "http://www.mendeley.com/documents/?uuid=da7b0c08-4fac-479a-a8b4-906138c141be" ] } ], "mendeley" : { "formattedCitation" : "(85,86)", "plainTextFormattedCitation" : "(85,86)", "previouslyFormattedCitation" : "(85,86)" }, "properties" : { "noteIndex" : 0 }, "schema" : "https://github.com/citation-style-language/schema/raw/master/csl-citation.json" }</w:instrText>
      </w:r>
      <w:r w:rsidR="004240F6">
        <w:fldChar w:fldCharType="separate"/>
      </w:r>
      <w:r w:rsidR="00FB291D" w:rsidRPr="00FB291D">
        <w:rPr>
          <w:noProof/>
        </w:rPr>
        <w:t>(85,86)</w:t>
      </w:r>
      <w:r w:rsidR="004240F6">
        <w:fldChar w:fldCharType="end"/>
      </w:r>
      <w:r w:rsidR="004240F6">
        <w:t xml:space="preserve">; and the availability of increased computing power and analysis programs </w:t>
      </w:r>
      <w:r w:rsidR="004240F6">
        <w:fldChar w:fldCharType="begin" w:fldLock="1"/>
      </w:r>
      <w:r w:rsidR="0077755E">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"id" : "ITEM-2",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"ITEM-2", "issued" : { "date-parts" : [ [ "2001" ] ] }, "title" : "A note on the CES functional form and its use in the GTAP model", "type" : "article-journal" }, "uris" : [ "http://www.mendeley.com/documents/?uuid=8ab34a99-6a3b-4508-a459-81ba5e170d23" ] } ], "mendeley" : { "formattedCitation" : "(15,81)", "plainTextFormattedCitation" : "(15,81)", "previouslyFormattedCitation" : "(15,81)" }, "properties" : { "noteIndex" : 0 }, "schema" : "https://github.com/citation-style-language/schema/raw/master/csl-citation.json" }</w:instrText>
      </w:r>
      <w:r w:rsidR="004240F6">
        <w:fldChar w:fldCharType="separate"/>
      </w:r>
      <w:r w:rsidR="00FB291D" w:rsidRPr="00FB291D">
        <w:rPr>
          <w:noProof/>
        </w:rPr>
        <w:t>(15,81)</w:t>
      </w:r>
      <w:r w:rsidR="004240F6">
        <w:fldChar w:fldCharType="end"/>
      </w:r>
      <w:r w:rsidR="004240F6">
        <w:t>.</w:t>
      </w:r>
      <w:r w:rsidR="00886003" w:rsidRPr="00886003">
        <w:t xml:space="preserve"> </w:t>
      </w:r>
    </w:p>
    <w:p w14:paraId="33723B4C" w14:textId="3AF0E310" w:rsidR="005738F6" w:rsidRDefault="00CC75D3" w:rsidP="00EF7874">
      <w:r>
        <w:t xml:space="preserve">Bringing </w:t>
      </w:r>
      <w:r w:rsidR="004240F6">
        <w:t>these strands</w:t>
      </w:r>
      <w:r>
        <w:t xml:space="preserve"> together, we arrive at our start point</w:t>
      </w:r>
      <w:r w:rsidR="008A55B1">
        <w:t>: energy-augmented CES functions are increasingly being used for empirical analysis</w:t>
      </w:r>
      <w:r w:rsidR="00C03F37">
        <w:t xml:space="preserve">, </w:t>
      </w:r>
      <w:r w:rsidR="004B4072">
        <w:t xml:space="preserve">yet they are often mis-specified, mis-used or mis-interpreted. </w:t>
      </w:r>
      <w:ins w:id="61" w:author="Matt" w:date="2015-06-17T14:43:00Z">
        <w:r w:rsidR="00293E0D">
          <w:t xml:space="preserve">[____ We should be sure to have comments on all three of these critiques. ____] </w:t>
        </w:r>
      </w:ins>
      <w:r w:rsidR="004B4072">
        <w:t xml:space="preserve">As we see later, </w:t>
      </w:r>
      <w:r w:rsidR="005738F6">
        <w:t>the key issues relate to the specification of the CES function or in the solution techniques, issues which are compounded by adding energy as a factor of production</w:t>
      </w:r>
      <w:r w:rsidR="004B4072">
        <w:t xml:space="preserve">. Whilst some guidance does exist for specification and calibration of CES functions in journals, typically it refers only to certain aspects, such as rebound </w:t>
      </w:r>
      <w:r w:rsidR="004B4072">
        <w:fldChar w:fldCharType="begin" w:fldLock="1"/>
      </w:r>
      <w:r w:rsidR="00E7555B">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4B4072">
        <w:fldChar w:fldCharType="separate"/>
      </w:r>
      <w:r w:rsidR="004B4072" w:rsidRPr="00C03F37">
        <w:rPr>
          <w:noProof/>
        </w:rPr>
        <w:t>(14)</w:t>
      </w:r>
      <w:r w:rsidR="004B4072">
        <w:fldChar w:fldCharType="end"/>
      </w:r>
      <w:r w:rsidR="004B4072">
        <w:t xml:space="preserve">, normalisation </w:t>
      </w:r>
      <w:r w:rsidR="004B4072">
        <w:fldChar w:fldCharType="begin" w:fldLock="1"/>
      </w:r>
      <w:r w:rsidR="004B4072">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4B4072">
        <w:fldChar w:fldCharType="separate"/>
      </w:r>
      <w:r w:rsidR="004B4072" w:rsidRPr="00A410A8">
        <w:rPr>
          <w:noProof/>
        </w:rPr>
        <w:t>(19)</w:t>
      </w:r>
      <w:r w:rsidR="004B4072">
        <w:fldChar w:fldCharType="end"/>
      </w:r>
      <w:r w:rsidR="004B4072">
        <w:t>, or taxation</w:t>
      </w:r>
      <w:r w:rsidR="004B4072" w:rsidRPr="00C03F37">
        <w:t xml:space="preserve"> </w:t>
      </w:r>
      <w:r w:rsidR="004B4072">
        <w:fldChar w:fldCharType="begin" w:fldLock="1"/>
      </w:r>
      <w:r w:rsidR="0077755E">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"http://www.mendeley.com/documents/?uuid=67ad44c0-6e04-40f2-a772-19a449bb7d8f" ] } ], "mendeley" : { "formattedCitation" : "(89)", "plainTextFormattedCitation" : "(89)", "previouslyFormattedCitation" : "(89)" }, "properties" : { "noteIndex" : 0 }, "schema" : "https://github.com/citation-style-language/schema/raw/master/csl-citation.json" }</w:instrText>
      </w:r>
      <w:r w:rsidR="004B4072">
        <w:fldChar w:fldCharType="separate"/>
      </w:r>
      <w:r w:rsidR="00FB291D" w:rsidRPr="00FB291D">
        <w:rPr>
          <w:noProof/>
        </w:rPr>
        <w:t>(89)</w:t>
      </w:r>
      <w:r w:rsidR="004B4072">
        <w:fldChar w:fldCharType="end"/>
      </w:r>
      <w:r w:rsidR="004B4072">
        <w:t xml:space="preserve">. Therefore this paper aims to provide </w:t>
      </w:r>
      <w:r w:rsidR="00C03F37">
        <w:t>a current, consolidated summary of main issues</w:t>
      </w:r>
      <w:r w:rsidR="004B4072">
        <w:t xml:space="preserve"> for the empirical use of CES energy-augmented MPFs.</w:t>
      </w:r>
      <w:r w:rsidR="008A55B1">
        <w:t xml:space="preserve"> </w:t>
      </w:r>
      <w:r w:rsidR="004B4072">
        <w:t xml:space="preserve">It is not meant to be prescriptive, but instead intends to set out the key issues coupled to their options and implications. </w:t>
      </w:r>
    </w:p>
    <w:p w14:paraId="7222D226" w14:textId="53711F36" w:rsidR="006A446B" w:rsidRDefault="006A446B" w:rsidP="00EF7874"/>
    <w:p w14:paraId="6055304D" w14:textId="1F41D74F" w:rsidR="003A33DA" w:rsidRDefault="00555A8F" w:rsidP="00DA3B99">
      <w:pPr>
        <w:pStyle w:val="Heading1"/>
      </w:pPr>
      <w:r>
        <w:t>Issues</w:t>
      </w:r>
      <w:r w:rsidR="000A7E12">
        <w:t>, Options and I</w:t>
      </w:r>
      <w:r>
        <w:t xml:space="preserve">mplications I </w:t>
      </w:r>
      <w:r w:rsidR="006D1024">
        <w:t>–</w:t>
      </w:r>
      <w:r>
        <w:t xml:space="preserve"> </w:t>
      </w:r>
      <w:r w:rsidR="006D1024">
        <w:t xml:space="preserve">Selecting the </w:t>
      </w:r>
      <w:r>
        <w:t>CES function parameters</w:t>
      </w:r>
      <w:r w:rsidR="00C273BA">
        <w:t xml:space="preserve"> </w:t>
      </w:r>
    </w:p>
    <w:p w14:paraId="6E4CC650" w14:textId="3BEDA7DF" w:rsidR="001635AE" w:rsidRPr="003A021D" w:rsidRDefault="001635AE" w:rsidP="005A1F3C">
      <w:pPr>
        <w:pStyle w:val="Heading2"/>
      </w:pPr>
      <w:r>
        <w:t>The CES equation</w:t>
      </w:r>
    </w:p>
    <w:p w14:paraId="6A4E496B" w14:textId="6E92EE72" w:rsidR="00555A8F" w:rsidRDefault="00EF5E74" w:rsidP="00555A8F">
      <w:r>
        <w:t>W</w:t>
      </w:r>
      <w:r w:rsidR="00555A8F">
        <w:t xml:space="preserve">e </w:t>
      </w:r>
      <w:r>
        <w:t xml:space="preserve">now </w:t>
      </w:r>
      <w:r w:rsidR="00210DD3">
        <w:t xml:space="preserve">expand </w:t>
      </w:r>
      <w:r>
        <w:fldChar w:fldCharType="begin"/>
      </w:r>
      <w:r>
        <w:instrText xml:space="preserve"> REF _Ref420053268 \h </w:instrText>
      </w:r>
      <w:r>
        <w:fldChar w:fldCharType="separate"/>
      </w:r>
      <w:r w:rsidRPr="00687467">
        <w:t xml:space="preserve">Equation </w:t>
      </w:r>
      <w:r>
        <w:rPr>
          <w:noProof/>
        </w:rPr>
        <w:t>5</w:t>
      </w:r>
      <w:r>
        <w:fldChar w:fldCharType="end"/>
      </w:r>
      <w:r w:rsidR="00210DD3">
        <w:fldChar w:fldCharType="begin"/>
      </w:r>
      <w:r w:rsidR="00210DD3">
        <w:instrText xml:space="preserve"> REF _Ref415824041 \h </w:instrText>
      </w:r>
      <w:r w:rsidR="00210DD3">
        <w:fldChar w:fldCharType="end"/>
      </w:r>
      <w:r w:rsidR="00210DD3">
        <w:t xml:space="preserve"> to include </w:t>
      </w:r>
      <w:r w:rsidR="00DD452B">
        <w:t xml:space="preserve">input </w:t>
      </w:r>
      <w:r w:rsidR="00210DD3">
        <w:t>productivity coefficients</w:t>
      </w:r>
      <w:r w:rsidR="000E7E40">
        <w:t xml:space="preserve"> </w:t>
      </w:r>
      <w:r w:rsidR="00464773">
        <w:sym w:font="Symbol" w:char="F074"/>
      </w:r>
      <w:r w:rsidR="00E51A53" w:rsidRPr="005A1F3C">
        <w:rPr>
          <w:vertAlign w:val="subscript"/>
        </w:rPr>
        <w:t>i</w:t>
      </w:r>
      <w:r w:rsidR="000E7E40">
        <w:t xml:space="preserve">, </w:t>
      </w:r>
      <w:r w:rsidR="00653B9A">
        <w:t>and convey the three</w:t>
      </w:r>
      <w:r w:rsidR="00E51A53">
        <w:t xml:space="preserve"> different nesting types KL(E), KE(L) and EL(K)</w:t>
      </w:r>
      <w:r>
        <w:t>,</w:t>
      </w:r>
      <w:r w:rsidR="00E51A53">
        <w:t xml:space="preserve"> </w:t>
      </w:r>
      <w:r w:rsidR="000E7E40">
        <w:t>as shown in</w:t>
      </w:r>
      <w:r w:rsidR="00555A8F">
        <w:t xml:space="preserve"> </w:t>
      </w:r>
      <w:r w:rsidR="00210DD3">
        <w:fldChar w:fldCharType="begin"/>
      </w:r>
      <w:r w:rsidR="00210DD3">
        <w:instrText xml:space="preserve"> REF _Ref415838108 \h </w:instrText>
      </w:r>
      <w:r w:rsidR="00210DD3">
        <w:fldChar w:fldCharType="separate"/>
      </w:r>
      <w:r w:rsidR="00DE63AF" w:rsidRPr="00687467">
        <w:t xml:space="preserve">Equation </w:t>
      </w:r>
      <w:r w:rsidR="00DE63AF">
        <w:rPr>
          <w:noProof/>
        </w:rPr>
        <w:t>6</w:t>
      </w:r>
      <w:r w:rsidR="00210DD3">
        <w:fldChar w:fldCharType="end"/>
      </w:r>
      <w:r w:rsidR="00E51A53">
        <w:t xml:space="preserve">, </w:t>
      </w:r>
      <w:r w:rsidR="00E51A53">
        <w:fldChar w:fldCharType="begin"/>
      </w:r>
      <w:r w:rsidR="00E51A53">
        <w:instrText xml:space="preserve"> REF _Ref418243243 \h </w:instrText>
      </w:r>
      <w:r w:rsidR="00E51A53">
        <w:fldChar w:fldCharType="separate"/>
      </w:r>
      <w:r w:rsidR="00DE63AF" w:rsidRPr="00687467">
        <w:t xml:space="preserve">Equation </w:t>
      </w:r>
      <w:r w:rsidR="00DE63AF">
        <w:rPr>
          <w:noProof/>
        </w:rPr>
        <w:t>7</w:t>
      </w:r>
      <w:r w:rsidR="00E51A53">
        <w:fldChar w:fldCharType="end"/>
      </w:r>
      <w:r w:rsidR="00B34282">
        <w:t xml:space="preserve"> </w:t>
      </w:r>
      <w:r w:rsidR="00E51A53">
        <w:t xml:space="preserve">and </w:t>
      </w:r>
      <w:r w:rsidR="00E51A53">
        <w:fldChar w:fldCharType="begin"/>
      </w:r>
      <w:r w:rsidR="00E51A53">
        <w:instrText xml:space="preserve"> REF _Ref418243247 \h </w:instrText>
      </w:r>
      <w:r w:rsidR="00E51A53">
        <w:fldChar w:fldCharType="separate"/>
      </w:r>
      <w:r w:rsidR="00DE63AF" w:rsidRPr="00687467">
        <w:t xml:space="preserve">Equation </w:t>
      </w:r>
      <w:r w:rsidR="00DE63AF">
        <w:rPr>
          <w:noProof/>
        </w:rPr>
        <w:t>8</w:t>
      </w:r>
      <w:r w:rsidR="00E51A53">
        <w:fldChar w:fldCharType="end"/>
      </w:r>
      <w:r w:rsidR="00E51A53">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555A8F" w14:paraId="365F036A" w14:textId="77777777" w:rsidTr="00BC2CEA">
        <w:tc>
          <w:tcPr>
            <w:tcW w:w="6629" w:type="dxa"/>
          </w:tcPr>
          <w:p w14:paraId="3075A248" w14:textId="44B81072" w:rsidR="00555A8F" w:rsidRPr="005758F1" w:rsidRDefault="00555A8F">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w:r w:rsidRPr="005758F1">
              <w:rPr>
                <w:rFonts w:eastAsiaTheme="minorEastAsia"/>
              </w:rPr>
              <w:tab/>
            </w:r>
          </w:p>
        </w:tc>
        <w:tc>
          <w:tcPr>
            <w:tcW w:w="1984" w:type="dxa"/>
          </w:tcPr>
          <w:p w14:paraId="2BDF7382" w14:textId="77777777" w:rsidR="00555A8F" w:rsidRDefault="00555A8F" w:rsidP="00BC2CEA">
            <w:bookmarkStart w:id="62" w:name="_Ref415838108"/>
            <w:r w:rsidRPr="00687467">
              <w:t xml:space="preserve">Equation </w:t>
            </w:r>
            <w:fldSimple w:instr=" SEQ Equation \* ARABIC ">
              <w:r w:rsidR="00DE63AF">
                <w:rPr>
                  <w:noProof/>
                </w:rPr>
                <w:t>6</w:t>
              </w:r>
            </w:fldSimple>
            <w:bookmarkEnd w:id="62"/>
          </w:p>
        </w:tc>
      </w:tr>
      <w:tr w:rsidR="00464773" w14:paraId="260893FC" w14:textId="77777777" w:rsidTr="00BC2CEA">
        <w:tc>
          <w:tcPr>
            <w:tcW w:w="6629" w:type="dxa"/>
          </w:tcPr>
          <w:p w14:paraId="475365AD" w14:textId="4D6F8AE6" w:rsidR="00464773" w:rsidRDefault="00464773">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3</m:t>
                              </m:r>
                            </m:sub>
                          </m:sSub>
                        </m:e>
                      </m:d>
                      <m:sSub>
                        <m:sSubPr>
                          <m:ctrlPr>
                            <w:rPr>
                              <w:rFonts w:ascii="Cambria Math" w:hAnsi="Cambria Math"/>
                              <w:i/>
                            </w:rPr>
                          </m:ctrlPr>
                        </m:sSubPr>
                        <m:e>
                          <m:r>
                            <w:rPr>
                              <w:rFonts w:ascii="Cambria Math" w:hAnsi="Cambria Math"/>
                            </w:rPr>
                            <m:t>τ</m:t>
                          </m:r>
                        </m:e>
                        <m:sub>
                          <m:r>
                            <w:rPr>
                              <w:rFonts w:ascii="Cambria Math" w:hAnsi="Cambria Math"/>
                            </w:rPr>
                            <m:t>E</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4</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3</m:t>
                          </m:r>
                        </m:sub>
                      </m:sSub>
                    </m:num>
                    <m:den>
                      <m:r>
                        <w:rPr>
                          <w:rFonts w:ascii="Cambria Math" w:hAnsi="Cambria Math"/>
                        </w:rPr>
                        <m:t>ρ3</m:t>
                      </m:r>
                    </m:den>
                  </m:f>
                </m:sup>
              </m:sSup>
            </m:oMath>
            <w:r w:rsidRPr="005758F1">
              <w:rPr>
                <w:rFonts w:eastAsiaTheme="minorEastAsia"/>
              </w:rPr>
              <w:tab/>
            </w:r>
          </w:p>
        </w:tc>
        <w:tc>
          <w:tcPr>
            <w:tcW w:w="1984" w:type="dxa"/>
          </w:tcPr>
          <w:p w14:paraId="6570736A" w14:textId="1BB1A62B" w:rsidR="00464773" w:rsidRPr="00687467" w:rsidRDefault="00464773" w:rsidP="00BC2CEA">
            <w:bookmarkStart w:id="63" w:name="_Ref418243243"/>
            <w:r w:rsidRPr="00687467">
              <w:t xml:space="preserve">Equation </w:t>
            </w:r>
            <w:r w:rsidR="00312856">
              <w:fldChar w:fldCharType="begin"/>
            </w:r>
            <w:r w:rsidR="00312856">
              <w:instrText xml:space="preserve"> SEQ Equation \* ARABIC </w:instrText>
            </w:r>
            <w:r w:rsidR="00312856">
              <w:fldChar w:fldCharType="separate"/>
            </w:r>
            <w:r w:rsidR="00DE63AF">
              <w:rPr>
                <w:noProof/>
              </w:rPr>
              <w:t>7</w:t>
            </w:r>
            <w:r w:rsidR="00312856">
              <w:rPr>
                <w:noProof/>
              </w:rPr>
              <w:fldChar w:fldCharType="end"/>
            </w:r>
            <w:bookmarkEnd w:id="63"/>
          </w:p>
        </w:tc>
      </w:tr>
      <w:tr w:rsidR="00464773" w14:paraId="7BDEEFA0" w14:textId="77777777" w:rsidTr="00BC2CEA">
        <w:tc>
          <w:tcPr>
            <w:tcW w:w="6629" w:type="dxa"/>
          </w:tcPr>
          <w:p w14:paraId="4EA2B84A" w14:textId="77777777" w:rsidR="00464773" w:rsidRDefault="00A96B94">
            <w:pPr>
              <w:rPr>
                <w:rFonts w:eastAsiaTheme="minorEastAsia"/>
              </w:rPr>
            </w:pPr>
            <w:r>
              <w:rPr>
                <w:noProof/>
                <w:lang w:val="en-US" w:eastAsia="en-US"/>
              </w:rPr>
              <w:lastRenderedPageBreak/>
              <mc:AlternateContent>
                <mc:Choice Requires="wps">
                  <w:drawing>
                    <wp:anchor distT="0" distB="0" distL="114300" distR="114300" simplePos="0" relativeHeight="251663360" behindDoc="1" locked="0" layoutInCell="1" allowOverlap="1" wp14:anchorId="6FB8B047" wp14:editId="1F1047E4">
                      <wp:simplePos x="0" y="0"/>
                      <wp:positionH relativeFrom="column">
                        <wp:posOffset>-17780</wp:posOffset>
                      </wp:positionH>
                      <wp:positionV relativeFrom="paragraph">
                        <wp:posOffset>703580</wp:posOffset>
                      </wp:positionV>
                      <wp:extent cx="2950210" cy="931545"/>
                      <wp:effectExtent l="0" t="0" r="2159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931545"/>
                              </a:xfrm>
                              <a:prstGeom prst="rect">
                                <a:avLst/>
                              </a:prstGeom>
                              <a:solidFill>
                                <a:srgbClr val="FFFFFF"/>
                              </a:solidFill>
                              <a:ln w="9525">
                                <a:solidFill>
                                  <a:srgbClr val="000000"/>
                                </a:solidFill>
                                <a:miter lim="800000"/>
                                <a:headEnd/>
                                <a:tailEnd/>
                              </a:ln>
                            </wps:spPr>
                            <wps:txbx>
                              <w:txbxContent>
                                <w:p w14:paraId="22344A30" w14:textId="77777777" w:rsidR="002742D9" w:rsidRDefault="002742D9" w:rsidP="006B1398">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7848495B" w14:textId="043AC4BE" w:rsidR="002742D9" w:rsidRDefault="00312856"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2"/>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 xml:space="preserve">a substitution parameter </w:t>
                                  </w:r>
                                </w:p>
                                <w:p w14:paraId="083311DC" w14:textId="5D9A6F42" w:rsidR="002742D9" w:rsidRDefault="00312856"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3"/>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the elasticity of substitution</w:t>
                                  </w:r>
                                </w:p>
                                <w:p w14:paraId="7E5C97C9" w14:textId="6CE64ADC" w:rsidR="002742D9" w:rsidRDefault="00312856"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sz w:val="18"/>
                                            <w:szCs w:val="18"/>
                                          </w:rPr>
                                          <m:t>τ</m:t>
                                        </m:r>
                                      </m:e>
                                      <m:sub>
                                        <m:r>
                                          <w:rPr>
                                            <w:rFonts w:ascii="Cambria Math" w:eastAsiaTheme="minorEastAsia" w:hAnsi="Cambria Math"/>
                                            <w:sz w:val="18"/>
                                            <w:szCs w:val="18"/>
                                          </w:rPr>
                                          <m:t>i</m:t>
                                        </m:r>
                                      </m:sub>
                                    </m:sSub>
                                  </m:oMath>
                                  <w:r w:rsidR="002742D9">
                                    <w:rPr>
                                      <w:rFonts w:eastAsiaTheme="minorEastAsia"/>
                                      <w:sz w:val="18"/>
                                      <w:szCs w:val="18"/>
                                    </w:rPr>
                                    <w:t xml:space="preserve"> = productivity coefficient </w:t>
                                  </w:r>
                                </w:p>
                                <w:p w14:paraId="65BABA64" w14:textId="388D785F" w:rsidR="002742D9" w:rsidRDefault="00312856"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6E"/>
                                        </m:r>
                                      </m:e>
                                      <m:sub>
                                        <m:r>
                                          <w:rPr>
                                            <w:rFonts w:ascii="Cambria Math" w:eastAsiaTheme="minorEastAsia" w:hAnsi="Cambria Math"/>
                                            <w:sz w:val="18"/>
                                            <w:szCs w:val="18"/>
                                          </w:rPr>
                                          <m:t>i</m:t>
                                        </m:r>
                                      </m:sub>
                                    </m:sSub>
                                  </m:oMath>
                                  <w:r w:rsidR="002742D9">
                                    <w:rPr>
                                      <w:rFonts w:eastAsiaTheme="minorEastAsia"/>
                                      <w:sz w:val="18"/>
                                      <w:szCs w:val="18"/>
                                    </w:rPr>
                                    <w:t xml:space="preserve"> = variable returns to scale parameter </w:t>
                                  </w:r>
                                </w:p>
                                <w:p w14:paraId="43FA7DC5" w14:textId="77777777" w:rsidR="002742D9" w:rsidRDefault="002742D9" w:rsidP="006B1398">
                                  <w:pPr>
                                    <w:spacing w:after="0" w:line="240" w:lineRule="auto"/>
                                    <w:rPr>
                                      <w:rFonts w:eastAsiaTheme="minorEastAsia"/>
                                      <w:sz w:val="18"/>
                                      <w:szCs w:val="18"/>
                                    </w:rPr>
                                  </w:pPr>
                                </w:p>
                                <w:p w14:paraId="431F4C05" w14:textId="77777777" w:rsidR="002742D9" w:rsidRDefault="002742D9" w:rsidP="006B1398">
                                  <w:pPr>
                                    <w:spacing w:after="0" w:line="240" w:lineRule="auto"/>
                                    <w:rPr>
                                      <w:rFonts w:eastAsiaTheme="minorEastAsia"/>
                                      <w:sz w:val="18"/>
                                      <w:szCs w:val="18"/>
                                    </w:rPr>
                                  </w:pPr>
                                </w:p>
                                <w:p w14:paraId="22B43582" w14:textId="77777777" w:rsidR="002742D9" w:rsidRDefault="002742D9" w:rsidP="006B1398">
                                  <w:pPr>
                                    <w:spacing w:after="0" w:line="240" w:lineRule="auto"/>
                                    <w:rPr>
                                      <w:rFonts w:eastAsiaTheme="minorEastAsia"/>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pt;margin-top:55.4pt;width:232.3pt;height:7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">
                      <v:textbox>
                        <w:txbxContent>
                          <w:p w14:paraId="22344A30" w14:textId="77777777" w:rsidR="002742D9" w:rsidRDefault="002742D9" w:rsidP="006B1398">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7848495B" w14:textId="043AC4BE"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2"/>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 xml:space="preserve">a substitution parameter </w:t>
                            </w:r>
                          </w:p>
                          <w:p w14:paraId="083311DC" w14:textId="5D9A6F42"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3"/>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the elasticity of substitution</w:t>
                            </w:r>
                          </w:p>
                          <w:p w14:paraId="7E5C97C9" w14:textId="6CE64ADC"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sz w:val="18"/>
                                      <w:szCs w:val="18"/>
                                    </w:rPr>
                                    <m:t>τ</m:t>
                                  </m:r>
                                </m:e>
                                <m:sub>
                                  <m:r>
                                    <w:rPr>
                                      <w:rFonts w:ascii="Cambria Math" w:eastAsiaTheme="minorEastAsia" w:hAnsi="Cambria Math"/>
                                      <w:sz w:val="18"/>
                                      <w:szCs w:val="18"/>
                                    </w:rPr>
                                    <m:t>i</m:t>
                                  </m:r>
                                </m:sub>
                              </m:sSub>
                            </m:oMath>
                            <w:r w:rsidR="002742D9">
                              <w:rPr>
                                <w:rFonts w:eastAsiaTheme="minorEastAsia"/>
                                <w:sz w:val="18"/>
                                <w:szCs w:val="18"/>
                              </w:rPr>
                              <w:t xml:space="preserve"> = productivity coefficient </w:t>
                            </w:r>
                          </w:p>
                          <w:p w14:paraId="65BABA64" w14:textId="388D785F"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6E"/>
                                  </m:r>
                                </m:e>
                                <m:sub>
                                  <m:r>
                                    <w:rPr>
                                      <w:rFonts w:ascii="Cambria Math" w:eastAsiaTheme="minorEastAsia" w:hAnsi="Cambria Math"/>
                                      <w:sz w:val="18"/>
                                      <w:szCs w:val="18"/>
                                    </w:rPr>
                                    <m:t>i</m:t>
                                  </m:r>
                                </m:sub>
                              </m:sSub>
                            </m:oMath>
                            <w:r w:rsidR="002742D9">
                              <w:rPr>
                                <w:rFonts w:eastAsiaTheme="minorEastAsia"/>
                                <w:sz w:val="18"/>
                                <w:szCs w:val="18"/>
                              </w:rPr>
                              <w:t xml:space="preserve"> = variable returns to scale parameter </w:t>
                            </w:r>
                          </w:p>
                          <w:p w14:paraId="43FA7DC5" w14:textId="77777777" w:rsidR="002742D9" w:rsidRDefault="002742D9" w:rsidP="006B1398">
                            <w:pPr>
                              <w:spacing w:after="0" w:line="240" w:lineRule="auto"/>
                              <w:rPr>
                                <w:rFonts w:eastAsiaTheme="minorEastAsia"/>
                                <w:sz w:val="18"/>
                                <w:szCs w:val="18"/>
                              </w:rPr>
                            </w:pPr>
                          </w:p>
                          <w:p w14:paraId="431F4C05" w14:textId="77777777" w:rsidR="002742D9" w:rsidRDefault="002742D9" w:rsidP="006B1398">
                            <w:pPr>
                              <w:spacing w:after="0" w:line="240" w:lineRule="auto"/>
                              <w:rPr>
                                <w:rFonts w:eastAsiaTheme="minorEastAsia"/>
                                <w:sz w:val="18"/>
                                <w:szCs w:val="18"/>
                              </w:rPr>
                            </w:pPr>
                          </w:p>
                          <w:p w14:paraId="22B43582" w14:textId="77777777" w:rsidR="002742D9" w:rsidRDefault="002742D9" w:rsidP="006B1398">
                            <w:pPr>
                              <w:spacing w:after="0" w:line="240" w:lineRule="auto"/>
                              <w:rPr>
                                <w:rFonts w:eastAsiaTheme="minorEastAsia"/>
                                <w:sz w:val="18"/>
                                <w:szCs w:val="18"/>
                              </w:rPr>
                            </w:pPr>
                          </w:p>
                        </w:txbxContent>
                      </v:textbox>
                      <w10:wrap type="topAndBottom"/>
                    </v:shape>
                  </w:pict>
                </mc:Fallback>
              </mc:AlternateConten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5</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6</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5</m:t>
                          </m:r>
                        </m:sub>
                      </m:sSub>
                    </m:num>
                    <m:den>
                      <m:r>
                        <w:rPr>
                          <w:rFonts w:ascii="Cambria Math" w:hAnsi="Cambria Math"/>
                        </w:rPr>
                        <m:t>ρ5</m:t>
                      </m:r>
                    </m:den>
                  </m:f>
                </m:sup>
              </m:sSup>
            </m:oMath>
            <w:r w:rsidR="00464773" w:rsidRPr="005758F1">
              <w:rPr>
                <w:rFonts w:eastAsiaTheme="minorEastAsia"/>
              </w:rPr>
              <w:tab/>
            </w:r>
          </w:p>
          <w:p w14:paraId="057DE15B" w14:textId="3A8822AD" w:rsidR="00A96B94" w:rsidRDefault="00A96B94">
            <w:r>
              <w:rPr>
                <w:rFonts w:eastAsiaTheme="minorEastAsia"/>
              </w:rPr>
              <w:t>Where:</w:t>
            </w:r>
          </w:p>
        </w:tc>
        <w:tc>
          <w:tcPr>
            <w:tcW w:w="1984" w:type="dxa"/>
          </w:tcPr>
          <w:p w14:paraId="493B1D46" w14:textId="4CA58859" w:rsidR="00464773" w:rsidRPr="00687467" w:rsidRDefault="00464773" w:rsidP="00BC2CEA">
            <w:bookmarkStart w:id="64" w:name="_Ref418243247"/>
            <w:r w:rsidRPr="00687467">
              <w:t xml:space="preserve">Equation </w:t>
            </w:r>
            <w:r w:rsidR="00312856">
              <w:fldChar w:fldCharType="begin"/>
            </w:r>
            <w:r w:rsidR="00312856">
              <w:instrText xml:space="preserve"> SEQ Equation \* ARABIC </w:instrText>
            </w:r>
            <w:r w:rsidR="00312856">
              <w:fldChar w:fldCharType="separate"/>
            </w:r>
            <w:r w:rsidR="00DE63AF">
              <w:rPr>
                <w:noProof/>
              </w:rPr>
              <w:t>8</w:t>
            </w:r>
            <w:r w:rsidR="00312856">
              <w:rPr>
                <w:noProof/>
              </w:rPr>
              <w:fldChar w:fldCharType="end"/>
            </w:r>
            <w:bookmarkEnd w:id="64"/>
          </w:p>
        </w:tc>
      </w:tr>
    </w:tbl>
    <w:p w14:paraId="31AA91F8" w14:textId="606626FF" w:rsidR="00272BA6" w:rsidRDefault="006E4174" w:rsidP="00555A8F">
      <w:pPr>
        <w:rPr>
          <w:color w:val="FF0000"/>
        </w:rPr>
      </w:pPr>
      <w:r>
        <w:rPr>
          <w:color w:val="FF0000"/>
        </w:rPr>
        <w:t>W</w:t>
      </w:r>
      <w:r w:rsidR="00AF7553" w:rsidRPr="005A1F3C">
        <w:rPr>
          <w:color w:val="FF0000"/>
        </w:rPr>
        <w:t>e need to define an equation for SR</w:t>
      </w:r>
      <w:ins w:id="65" w:author="Matt" w:date="2015-06-17T15:25:00Z">
        <w:r w:rsidR="00785778">
          <w:rPr>
            <w:color w:val="FF0000"/>
          </w:rPr>
          <w:t xml:space="preserve"> [____ You don’t have a term in </w:t>
        </w:r>
      </w:ins>
      <w:ins w:id="66" w:author="Matt" w:date="2015-06-17T15:26:00Z">
        <w:r w:rsidR="00785778">
          <w:rPr>
            <w:color w:val="FF0000"/>
          </w:rPr>
          <w:t xml:space="preserve">the above equations (or Equatino 4) </w:t>
        </w:r>
      </w:ins>
      <w:ins w:id="67" w:author="Matt" w:date="2015-06-17T15:25:00Z">
        <w:r w:rsidR="00785778">
          <w:rPr>
            <w:color w:val="FF0000"/>
          </w:rPr>
          <w:t>for A or exp(lambda*t)</w:t>
        </w:r>
      </w:ins>
      <w:ins w:id="68" w:author="Matt" w:date="2015-06-17T15:26:00Z">
        <w:r w:rsidR="00785778">
          <w:rPr>
            <w:color w:val="FF0000"/>
          </w:rPr>
          <w:t xml:space="preserve"> ____]</w:t>
        </w:r>
      </w:ins>
    </w:p>
    <w:p w14:paraId="2BB7EA1D" w14:textId="28838F96" w:rsidR="006E4174" w:rsidRDefault="006E4174" w:rsidP="006E4174">
      <w:r>
        <w:t xml:space="preserve">Edenhofer et al </w:t>
      </w:r>
      <w:r>
        <w:fldChar w:fldCharType="begin" w:fldLock="1"/>
      </w:r>
      <w:r w:rsidR="0077755E">
        <w:instrText>ADDIN CSL_CITATION { "citationItems" : [ { "id" : "ITEM-1", "itemData" : { "DOI" : "10.1016/j.ecolecon.2004.12.030", "ISBN" : "0921-8009", "ISSN" : "09218009", "abstract" : "Avoiding dangerous climate change is likely to require policies to mitigate CO2 emissions that are substantially more ambitious than those currently being considered. For such policies, the issue of endogenous technological change becomes important, both to estimate the overall costs and to identify the intertemporally cost-effective combination of mitigation options. In this paper, we first discuss the recent literature that evaluates the potential for endogenous technological change to reduce mitigation costs, and the efforts to incorporate endogenous technological change into pre-existing integrated assessment models. Then we formulate our own integrated assessment model, the Model of INvestment and Technological Development (MIND), which allows analysis of the relationship between specific mitigation options and the costs of ambitious climate protection objectives. Our model reveals two important results. First, the incorporation of technological change in a portfolio of mitigation options can reduce the costs of climate policies substantially. Achieving the ambitious policy goals necessary to avoid dangerous climate change becomes feasible without significant welfare losses. Second, the different mitigation options are of different importance in achieving climate protection goals: improving energy efficiency becomes too costly as a major mitigation option in the long run. In the long run, fossil fuels have to be substituted by renewable energy sources because a backstop technology with the potential of learning-by-doing has the strongest impact on reducing the welfare losses due to climate protection. Furthermore, Carbon Capturing and Sequestration can allow for further reduction in the costs of climate protection and can postpone the need to transform the energy system from a fossil-fuel-based one to a renewables one.", "author" : [ { "dropping-particle" : "", "family" : "Edenhofer", "given" : "Ottmar", "non-dropping-particle" : "", "parse-names" : false, "suffix" : "" }, { "dropping-particle" : "", "family" : "Bauer", "given" : "Nico", "non-dropping-particle" : "", "parse-names" : false, "suffix" : "" }, { "dropping-particle" : "", "family" : "Kriegler", "given" : "Elmar", "non-dropping-particle" : "", "parse-names" : false, "suffix" : "" } ], "container-title" : "Ecological Economics", "id" : "ITEM-1", "issue" : "2-3", "issued" : { "date-parts" : [ [ "2005" ] ] }, "page" : "277-292", "title" : "The impact of technological change on climate protection and welfare: Insights from the model MIND", "type" : "article-journal", "volume" : "54" }, "uris" : [ "http://www.mendeley.com/documents/?uuid=79a3ba29-0428-44d3-8827-08c834c3840b" ] } ], "mendeley" : { "formattedCitation" : "(110)", "plainTextFormattedCitation" : "(110)", "previouslyFormattedCitation" : "(110)" }, "properties" : { "noteIndex" : 0 }, "schema" : "https://github.com/citation-style-language/schema/raw/master/csl-citation.json" }</w:instrText>
      </w:r>
      <w:r>
        <w:fldChar w:fldCharType="separate"/>
      </w:r>
      <w:r w:rsidR="00FB291D" w:rsidRPr="00FB291D">
        <w:rPr>
          <w:noProof/>
        </w:rPr>
        <w:t>(110)</w:t>
      </w:r>
      <w:r>
        <w:fldChar w:fldCharType="end"/>
      </w:r>
      <w:r>
        <w:t xml:space="preserve"> present</w:t>
      </w:r>
      <w:r w:rsidR="00EF5E74">
        <w:t>s</w:t>
      </w:r>
      <w:r>
        <w:t xml:space="preserve"> </w:t>
      </w:r>
      <w:r w:rsidR="00EF5E74">
        <w:t xml:space="preserve">an example of </w:t>
      </w:r>
      <w:r>
        <w:t>a non-nested CES functio</w:t>
      </w:r>
      <w:r w:rsidR="00EF5E74">
        <w:t>n</w:t>
      </w:r>
      <w:r w:rsidR="00EF5E74" w:rsidRPr="00EF5E74">
        <w:t xml:space="preserve"> </w:t>
      </w:r>
      <w:r w:rsidR="00EF5E74">
        <w:t xml:space="preserve">in </w:t>
      </w:r>
      <w:r w:rsidR="00EF5E74">
        <w:fldChar w:fldCharType="begin"/>
      </w:r>
      <w:r w:rsidR="00EF5E74">
        <w:instrText xml:space="preserve"> REF _Ref420241318 \h </w:instrText>
      </w:r>
      <w:r w:rsidR="00EF5E74">
        <w:fldChar w:fldCharType="separate"/>
      </w:r>
      <w:r w:rsidR="00EF5E74" w:rsidRPr="00687467">
        <w:t xml:space="preserve">Equation </w:t>
      </w:r>
      <w:r w:rsidR="00EF5E74">
        <w:rPr>
          <w:noProof/>
        </w:rPr>
        <w:t>9</w:t>
      </w:r>
      <w:r w:rsidR="00EF5E74">
        <w:fldChar w:fldCharType="end"/>
      </w:r>
      <w:r>
        <w:t>. However, various authors</w:t>
      </w:r>
      <w:r w:rsidR="00EF5E74">
        <w:t xml:space="preserve"> (e.g.</w:t>
      </w:r>
      <w:r w:rsidR="00EF5E74">
        <w:fldChar w:fldCharType="begin" w:fldLock="1"/>
      </w:r>
      <w:r w:rsidR="0077755E">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"id" : "ITEM-2",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"ITEM-2",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"id" : "ITEM-3",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"ITEM-3",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"(18,32,111)", "plainTextFormattedCitation" : "(18,32,111)", "previouslyFormattedCitation" : "(18,32,111)" }, "properties" : { "noteIndex" : 0 }, "schema" : "https://github.com/citation-style-language/schema/raw/master/csl-citation.json" }</w:instrText>
      </w:r>
      <w:r w:rsidR="00EF5E74">
        <w:fldChar w:fldCharType="separate"/>
      </w:r>
      <w:r w:rsidR="00FB291D" w:rsidRPr="00FB291D">
        <w:rPr>
          <w:noProof/>
        </w:rPr>
        <w:t>(18,32,111)</w:t>
      </w:r>
      <w:r w:rsidR="00EF5E74">
        <w:fldChar w:fldCharType="end"/>
      </w:r>
      <w:r w:rsidR="00EF5E74">
        <w:t xml:space="preserve">) </w:t>
      </w:r>
      <w:r>
        <w:t>report these are less commonly used, and so are not considered further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6E4174" w14:paraId="193C9952" w14:textId="77777777" w:rsidTr="006E4174">
        <w:tc>
          <w:tcPr>
            <w:tcW w:w="6629" w:type="dxa"/>
          </w:tcPr>
          <w:p w14:paraId="4E3AD0D2" w14:textId="77777777" w:rsidR="006E4174" w:rsidRPr="005758F1" w:rsidRDefault="006E4174" w:rsidP="006E4174">
            <w:r w:rsidRPr="00394366">
              <w:rPr>
                <w:noProof/>
                <w:lang w:val="en-US" w:eastAsia="en-US"/>
              </w:rPr>
              <w:drawing>
                <wp:inline distT="0" distB="0" distL="0" distR="0" wp14:anchorId="61DF7738" wp14:editId="54ED9953">
                  <wp:extent cx="2514600" cy="26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246" r="11111" b="52175"/>
                          <a:stretch/>
                        </pic:blipFill>
                        <pic:spPr bwMode="auto">
                          <a:xfrm>
                            <a:off x="0" y="0"/>
                            <a:ext cx="2514288" cy="266667"/>
                          </a:xfrm>
                          <a:prstGeom prst="rect">
                            <a:avLst/>
                          </a:prstGeom>
                          <a:ln>
                            <a:noFill/>
                          </a:ln>
                          <a:extLst>
                            <a:ext uri="{53640926-AAD7-44d8-BBD7-CCE9431645EC}">
                              <a14:shadowObscured xmlns:a14="http://schemas.microsoft.com/office/drawing/2010/main"/>
                            </a:ext>
                          </a:extLst>
                        </pic:spPr>
                      </pic:pic>
                    </a:graphicData>
                  </a:graphic>
                </wp:inline>
              </w:drawing>
            </w:r>
            <w:r w:rsidRPr="00394366">
              <w:rPr>
                <w:noProof/>
                <w:lang w:val="en-US" w:eastAsia="en-US"/>
              </w:rPr>
              <w:drawing>
                <wp:inline distT="0" distB="0" distL="0" distR="0" wp14:anchorId="3A1FFA44" wp14:editId="77D0D8DE">
                  <wp:extent cx="1228725" cy="2857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141" t="46377" r="42425" b="10144"/>
                          <a:stretch/>
                        </pic:blipFill>
                        <pic:spPr bwMode="auto">
                          <a:xfrm>
                            <a:off x="0" y="0"/>
                            <a:ext cx="1228572" cy="28571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4169F72F" w14:textId="77777777" w:rsidR="006E4174" w:rsidRDefault="006E4174" w:rsidP="006E4174">
            <w:bookmarkStart w:id="69" w:name="_Ref420241318"/>
            <w:r w:rsidRPr="00687467">
              <w:t xml:space="preserve">Equation </w:t>
            </w:r>
            <w:r w:rsidR="00312856">
              <w:fldChar w:fldCharType="begin"/>
            </w:r>
            <w:r w:rsidR="00312856">
              <w:instrText xml:space="preserve"> SEQ Equation \* ARABIC </w:instrText>
            </w:r>
            <w:r w:rsidR="00312856">
              <w:fldChar w:fldCharType="separate"/>
            </w:r>
            <w:r w:rsidR="00DE63AF">
              <w:rPr>
                <w:noProof/>
              </w:rPr>
              <w:t>9</w:t>
            </w:r>
            <w:r w:rsidR="00312856">
              <w:rPr>
                <w:noProof/>
              </w:rPr>
              <w:fldChar w:fldCharType="end"/>
            </w:r>
            <w:bookmarkEnd w:id="69"/>
          </w:p>
        </w:tc>
      </w:tr>
    </w:tbl>
    <w:p w14:paraId="11CE342B" w14:textId="77777777" w:rsidR="006E4174" w:rsidRDefault="006E4174" w:rsidP="00555A8F">
      <w:pPr>
        <w:rPr>
          <w:color w:val="FF0000"/>
        </w:rPr>
      </w:pPr>
    </w:p>
    <w:p w14:paraId="1260CF9F" w14:textId="77777777" w:rsidR="001635AE" w:rsidRPr="005A1F3C" w:rsidRDefault="001635AE" w:rsidP="00555A8F">
      <w:pPr>
        <w:rPr>
          <w:color w:val="FF0000"/>
        </w:rPr>
      </w:pPr>
    </w:p>
    <w:p w14:paraId="1C7D9090" w14:textId="51C83C7D" w:rsidR="000E7E40" w:rsidRDefault="00A96B94" w:rsidP="005A1F3C">
      <w:pPr>
        <w:pStyle w:val="Heading2"/>
      </w:pPr>
      <w:r>
        <w:t>Economic output (Y)</w:t>
      </w:r>
    </w:p>
    <w:p w14:paraId="1CD6F1FE" w14:textId="34651649" w:rsidR="00447C91" w:rsidRPr="005A1F3C" w:rsidRDefault="00C05F97">
      <w:r>
        <w:t>On the surface, it seem</w:t>
      </w:r>
      <w:r w:rsidR="0000698F">
        <w:t>s</w:t>
      </w:r>
      <w:r>
        <w:t xml:space="preserve"> straightforward to select economic output </w:t>
      </w:r>
      <w:r w:rsidR="00512FE9">
        <w:t xml:space="preserve">(the dependent variable, Y) as </w:t>
      </w:r>
      <w:r>
        <w:t>Gross Domestic Product (GDP)</w:t>
      </w:r>
      <w:r w:rsidR="00512FE9">
        <w:t xml:space="preserve">. </w:t>
      </w:r>
      <w:r w:rsidR="000405EA">
        <w:t>However, three decisions need to be made before arriving at a selection</w:t>
      </w:r>
      <w:r w:rsidR="004535B8">
        <w:t>, and each step will result in different parameter solutions</w:t>
      </w:r>
      <w:r w:rsidR="000405EA">
        <w:t xml:space="preserve">. </w:t>
      </w:r>
      <w:r w:rsidR="00512FE9">
        <w:t xml:space="preserve">The first is whether to use GDP </w:t>
      </w:r>
      <w:r w:rsidR="00DF1F07">
        <w:t>(e.g.</w:t>
      </w:r>
      <w:r w:rsidR="000405EA">
        <w:t xml:space="preserve"> </w:t>
      </w:r>
      <w:r w:rsidR="00DF1F07">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"ITEM-2",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"(5,85)", "plainTextFormattedCitation" : "(5,85)", "previouslyFormattedCitation" : "(5,85)" }, "properties" : { "noteIndex" : 0 }, "schema" : "https://github.com/citation-style-language/schema/raw/master/csl-citation.json" }</w:instrText>
      </w:r>
      <w:r w:rsidR="00DF1F07">
        <w:fldChar w:fldCharType="separate"/>
      </w:r>
      <w:r w:rsidR="00FB291D" w:rsidRPr="00FB291D">
        <w:rPr>
          <w:noProof/>
        </w:rPr>
        <w:t>(5,85)</w:t>
      </w:r>
      <w:r w:rsidR="00DF1F07">
        <w:fldChar w:fldCharType="end"/>
      </w:r>
      <w:r w:rsidR="00DF1F07">
        <w:t xml:space="preserve">) </w:t>
      </w:r>
      <w:r w:rsidR="000405EA">
        <w:t xml:space="preserve">or </w:t>
      </w:r>
      <w:r w:rsidR="00447C91">
        <w:t xml:space="preserve">Gross </w:t>
      </w:r>
      <w:r w:rsidR="000405EA">
        <w:t>Value Added (</w:t>
      </w:r>
      <w:r w:rsidR="00447C91">
        <w:t>G</w:t>
      </w:r>
      <w:r w:rsidR="000405EA">
        <w:t xml:space="preserve">VA) (e.g. </w:t>
      </w:r>
      <w:r w:rsidR="000405EA">
        <w:fldChar w:fldCharType="begin" w:fldLock="1"/>
      </w:r>
      <w:r w:rsidR="000405EA">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0405EA">
        <w:fldChar w:fldCharType="separate"/>
      </w:r>
      <w:r w:rsidR="000405EA" w:rsidRPr="000405EA">
        <w:rPr>
          <w:noProof/>
        </w:rPr>
        <w:t>(32)</w:t>
      </w:r>
      <w:r w:rsidR="000405EA">
        <w:fldChar w:fldCharType="end"/>
      </w:r>
      <w:r w:rsidR="000405EA">
        <w:t xml:space="preserve">, </w:t>
      </w:r>
      <w:r w:rsidR="000405EA">
        <w:fldChar w:fldCharType="begin" w:fldLock="1"/>
      </w:r>
      <w:r w:rsidR="0077755E">
        <w:instrText>ADDIN CSL_CITATION { "citationItems" : [ { "id" : "ITEM-1", "itemData" : { "DOI" : "10.1111/j.1749-6632.2010.05921.x", "ISSN" : "1749-6632", "PMID" : "21332491", "abstract" : "This paper reviews the mainstream, resource economics, and ecological economics models of growth. A possible synthesis of energy-based and mainstream models is presented. This shows that when energy is scarce it imposes a strong constraint on the growth of the economy; however, when energy is abundant, its effect on economic growth is much reduced. The industrial revolution released the constraints on economic growth by the development of new methods of using coal and the discovery of new fossil fuel resources. Time-series analysis shows that energy and GDP cointegrate, and energy use Granger causes GDP when capital and other production inputs are included in the vector autoregression model. However, various mechanisms can weaken the links between energy and growth. Energy used per unit of economic output has declined in developed and some developing countries, owing to both technological change and a shift from poorer quality fuels, such as coal, to the use of higher quality fuels, especially electricity. Substitution of other inputs for energy and sectoral shifts in economic activity play smaller roles.", "author" : [ { "dropping-particle" : "", "family" : "Stern", "given" : "David I", "non-dropping-particle" : "", "parse-names" : false, "suffix" : "" } ], "container-title" : "Annals of the New York Academy of Sciences", "id" : "ITEM-1", "issued" : { "date-parts" : [ [ "2011", "2" ] ] }, "page" : "26-51", "title" : "The role of energy in economic growth.", "type" : "article-journal", "volume" : "1219" }, "uris" : [ "http://www.mendeley.com/documents/?uuid=75cb7774-2b3a-41cb-9ed3-942672c0ca83" ] } ], "mendeley" : { "formattedCitation" : "(112)", "plainTextFormattedCitation" : "(112)", "previouslyFormattedCitation" : "(112)" }, "properties" : { "noteIndex" : 0 }, "schema" : "https://github.com/citation-style-language/schema/raw/master/csl-citation.json" }</w:instrText>
      </w:r>
      <w:r w:rsidR="000405EA">
        <w:fldChar w:fldCharType="separate"/>
      </w:r>
      <w:r w:rsidR="00FB291D" w:rsidRPr="00FB291D">
        <w:rPr>
          <w:noProof/>
        </w:rPr>
        <w:t>(112)</w:t>
      </w:r>
      <w:r w:rsidR="000405EA">
        <w:fldChar w:fldCharType="end"/>
      </w:r>
      <w:r w:rsidR="000405EA">
        <w:t xml:space="preserve">, </w:t>
      </w:r>
      <w:r w:rsidR="000405EA">
        <w:fldChar w:fldCharType="begin" w:fldLock="1"/>
      </w:r>
      <w:r w:rsidR="0077755E">
        <w:instrText>ADDIN CSL_CITATION { "citationItems" : [ { "id" : "ITEM-1", "itemData" : { "author" : [ { "dropping-particle" : "", "family" : "Guarda", "given" : "Paolo", "non-dropping-particle" : "", "parse-names" : false, "suffix" : "" } ], "container-title" : "CRP-CU mod-L2 working paper", "id" : "ITEM-1", "issued" : { "date-parts" : [ [ "1997" ] ] }, "title" : "A Production Function for Luxembourg: estimating a CES function", "type" : "article-journal" }, "uris" : [ "http://www.mendeley.com/documents/?uuid=9b3f7871-fd0e-46a4-84f9-71fe05ae1a6e" ] } ], "mendeley" : { "formattedCitation" : "(113)", "plainTextFormattedCitation" : "(113)", "previouslyFormattedCitation" : "(113)" }, "properties" : { "noteIndex" : 0 }, "schema" : "https://github.com/citation-style-language/schema/raw/master/csl-citation.json" }</w:instrText>
      </w:r>
      <w:r w:rsidR="000405EA">
        <w:fldChar w:fldCharType="separate"/>
      </w:r>
      <w:r w:rsidR="00FB291D" w:rsidRPr="00FB291D">
        <w:rPr>
          <w:noProof/>
        </w:rPr>
        <w:t>(113)</w:t>
      </w:r>
      <w:r w:rsidR="000405EA">
        <w:fldChar w:fldCharType="end"/>
      </w:r>
      <w:r w:rsidR="000405EA">
        <w:t>)</w:t>
      </w:r>
      <w:r w:rsidR="0000698F">
        <w:t xml:space="preserve"> as the measure of </w:t>
      </w:r>
      <w:r w:rsidR="0000698F" w:rsidRPr="0054742E">
        <w:t>the contribution of producers and economic sectors to economi</w:t>
      </w:r>
      <w:r w:rsidR="0000698F">
        <w:t xml:space="preserve">c </w:t>
      </w:r>
      <w:r w:rsidR="0000698F" w:rsidRPr="0054742E">
        <w:t>output</w:t>
      </w:r>
      <w:r w:rsidR="0000698F">
        <w:t>,  though Szeto (</w:t>
      </w:r>
      <w:r w:rsidR="000405EA">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0405EA">
        <w:fldChar w:fldCharType="separate"/>
      </w:r>
      <w:r w:rsidR="00FB291D" w:rsidRPr="00FB291D">
        <w:rPr>
          <w:noProof/>
        </w:rPr>
        <w:t>(84)</w:t>
      </w:r>
      <w:r w:rsidR="000405EA">
        <w:fldChar w:fldCharType="end"/>
      </w:r>
      <w:r w:rsidR="000405EA">
        <w:t xml:space="preserve"> consider</w:t>
      </w:r>
      <w:r w:rsidR="0000698F">
        <w:t>s</w:t>
      </w:r>
      <w:r w:rsidR="000405EA">
        <w:t xml:space="preserve"> both. </w:t>
      </w:r>
      <w:r w:rsidR="0000698F">
        <w:t>I</w:t>
      </w:r>
      <w:r w:rsidR="00447C91" w:rsidRPr="005A1F3C">
        <w:t xml:space="preserve">n theory </w:t>
      </w:r>
      <w:r w:rsidR="0000698F">
        <w:t xml:space="preserve">GVA </w:t>
      </w:r>
      <w:r w:rsidR="00447C91" w:rsidRPr="005A1F3C">
        <w:t>is more accurate, since is sums the total economic contribution of each sector, before the distorting effect of subsidies and taxes.</w:t>
      </w:r>
    </w:p>
    <w:p w14:paraId="610BFCB6" w14:textId="5952308F" w:rsidR="009663DD" w:rsidRDefault="00DF1F07">
      <w:r>
        <w:t xml:space="preserve">The second choice is whether output </w:t>
      </w:r>
      <w:r w:rsidR="0000698F">
        <w:t>is</w:t>
      </w:r>
      <w:r>
        <w:t xml:space="preserve"> </w:t>
      </w:r>
      <w:r w:rsidR="00512FE9">
        <w:t>in</w:t>
      </w:r>
      <w:r w:rsidR="00C05F97">
        <w:t xml:space="preserve"> </w:t>
      </w:r>
      <w:r w:rsidR="0000698F">
        <w:t xml:space="preserve">(more common) </w:t>
      </w:r>
      <w:r w:rsidR="002E0A1D">
        <w:t xml:space="preserve">constant prices </w:t>
      </w:r>
      <w:r w:rsidR="007B797F">
        <w:t xml:space="preserve">(e.g. </w:t>
      </w:r>
      <w:r w:rsidR="007B797F">
        <w:fldChar w:fldCharType="begin" w:fldLock="1"/>
      </w:r>
      <w:r w:rsidR="0077755E">
        <w:instrText>ADDIN CSL_CITATION { "citationItems" : [ { "id" : "ITEM-1",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"ITEM-1", "issue" : "9", "issued" : { "date-parts" : [ [ "2007" ] ] }, "page" : "465-476", "title" : "Cobb-Douglas production function: The case of a converging economy", "type" : "article-journal", "volume" : "57" }, "uris" : [ "http://www.mendeley.com/documents/?uuid=20933a31-44f4-415d-abf5-cc51f9482229" ] }, { "id" : "ITEM-2",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"ITEM-2",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"id" : "ITEM-3",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"ITEM-3", "issued" : { "date-parts" : [ [ "1985" ] ] }, "page" : "1-23", "title" : "Total factor productivity in postwar Soviet industry and its branches", "type" : "article-journal", "volume" : "9" }, "uris" : [ "http://www.mendeley.com/documents/?uuid=0bf4568f-8703-4dd7-96ce-29a276edb095" ] }, { "id" : "ITEM-4", "itemData" : { "ISSN" : "0095-4918", "author" : [ { "dropping-particle" : "", "family" : "Zarembka", "given" : "Paul", "non-dropping-particle" : "", "parse-names" : false, "suffix" : "" } ], "container-title" : "The Review of Economics and Statistics", "id" : "ITEM-4", "issue" : "1", "issued" : { "date-parts" : [ [ "1970" ] ] }, "page" : "47-53", "title" : "On the empirical relevance of CES Production Function", "type" : "article-journal", "volume" : "52" }, "uris" : [ "http://www.mendeley.com/documents/?uuid=552c2771-11e6-4c41-b528-a282f7aa08c7" ] } ], "mendeley" : { "formattedCitation" : "(33,38,41,75)", "plainTextFormattedCitation" : "(33,38,41,75)", "previouslyFormattedCitation" : "(33,38,41,75)" }, "properties" : { "noteIndex" : 0 }, "schema" : "https://github.com/citation-style-language/schema/raw/master/csl-citation.json" }</w:instrText>
      </w:r>
      <w:r w:rsidR="007B797F">
        <w:fldChar w:fldCharType="separate"/>
      </w:r>
      <w:r w:rsidR="00FB291D" w:rsidRPr="00FB291D">
        <w:rPr>
          <w:noProof/>
        </w:rPr>
        <w:t>(33,38,41,75)</w:t>
      </w:r>
      <w:r w:rsidR="007B797F">
        <w:fldChar w:fldCharType="end"/>
      </w:r>
      <w:r w:rsidR="007B797F">
        <w:t>)</w:t>
      </w:r>
      <w:r w:rsidR="00512FE9">
        <w:t xml:space="preserve"> or Purchasing Power Parity (PPP) prices (e.g.</w:t>
      </w:r>
      <w:r w:rsidR="0000698F">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"(32,84)", "plainTextFormattedCitation" : "(32,84)", "previouslyFormattedCitation" : "(32,84)" }, "properties" : { "noteIndex" : 0 }, "schema" : "https://github.com/citation-style-language/schema/raw/master/csl-citation.json" }</w:instrText>
      </w:r>
      <w:r w:rsidR="0000698F">
        <w:fldChar w:fldCharType="separate"/>
      </w:r>
      <w:r w:rsidR="00FB291D" w:rsidRPr="00FB291D">
        <w:rPr>
          <w:noProof/>
        </w:rPr>
        <w:t>(32,84)</w:t>
      </w:r>
      <w:r w:rsidR="0000698F">
        <w:fldChar w:fldCharType="end"/>
      </w:r>
      <w:r w:rsidR="00512FE9">
        <w:t xml:space="preserve">). </w:t>
      </w:r>
      <w:r w:rsidR="0000698F">
        <w:t xml:space="preserve">Since </w:t>
      </w:r>
      <w:r w:rsidR="00512FE9">
        <w:t xml:space="preserve">PPP places </w:t>
      </w:r>
      <w:r w:rsidR="0000698F">
        <w:t>a higher weight on</w:t>
      </w:r>
      <w:r w:rsidR="00512FE9">
        <w:t xml:space="preserve"> GDP in </w:t>
      </w:r>
      <w:r w:rsidR="0000698F">
        <w:t xml:space="preserve">non-OECD countries - </w:t>
      </w:r>
      <w:r w:rsidR="00512FE9">
        <w:t xml:space="preserve">e.g. one $US Dollar in China </w:t>
      </w:r>
      <w:r w:rsidR="008D52F9">
        <w:t>buy</w:t>
      </w:r>
      <w:r w:rsidR="0000698F">
        <w:t>s</w:t>
      </w:r>
      <w:r w:rsidR="008D52F9">
        <w:t xml:space="preserve"> more goods than in the US</w:t>
      </w:r>
      <w:r w:rsidR="0000698F">
        <w:t xml:space="preserve"> - </w:t>
      </w:r>
      <w:r w:rsidR="008D52F9">
        <w:t xml:space="preserve">PPP </w:t>
      </w:r>
      <w:r w:rsidR="0000698F">
        <w:t>is</w:t>
      </w:r>
      <w:r w:rsidR="008D52F9">
        <w:t xml:space="preserve"> useful in cross-country studies, </w:t>
      </w:r>
      <w:r w:rsidR="0000698F">
        <w:t>by</w:t>
      </w:r>
      <w:r w:rsidR="008D52F9">
        <w:t xml:space="preserve"> provid</w:t>
      </w:r>
      <w:r w:rsidR="0000698F">
        <w:t>ing</w:t>
      </w:r>
      <w:r w:rsidR="008D52F9">
        <w:t xml:space="preserve"> a more level playing field for comparisons.</w:t>
      </w:r>
      <w:r w:rsidR="009663DD">
        <w:t xml:space="preserve"> </w:t>
      </w:r>
    </w:p>
    <w:p w14:paraId="1F15E446" w14:textId="759BFFEE" w:rsidR="00C97FE7" w:rsidRDefault="008D52F9">
      <w:r>
        <w:t xml:space="preserve">The </w:t>
      </w:r>
      <w:r w:rsidR="000405EA">
        <w:t>third</w:t>
      </w:r>
      <w:r>
        <w:t xml:space="preserve"> choice is whether to </w:t>
      </w:r>
      <w:r w:rsidR="004535B8">
        <w:t>use</w:t>
      </w:r>
      <w:r>
        <w:t xml:space="preserve"> aggregate </w:t>
      </w:r>
      <w:r w:rsidR="00447C91">
        <w:t xml:space="preserve">(Y) </w:t>
      </w:r>
      <w:r w:rsidR="00DF1F07">
        <w:t>values</w:t>
      </w:r>
      <w:r w:rsidR="00EF46A4">
        <w:t xml:space="preserve"> </w:t>
      </w:r>
      <w:r w:rsidR="00DF1F07">
        <w:t>(e.g.</w:t>
      </w:r>
      <w:r w:rsidR="00DF1F07">
        <w:fldChar w:fldCharType="begin" w:fldLock="1"/>
      </w:r>
      <w:r w:rsidR="0077755E">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"id" : "ITEM-2", "itemData" : { "author" : [ { "dropping-particle" : "", "family" : "Sun", "given" : "Qian", "non-dropping-particle" : "", "parse-names" : false, "suffix" : "" } ], "id" : "ITEM-2", "issued" : { "date-parts" : [ [ "2012" ] ] }, "publisher" : "Ottawa, Ontario", "title" : "Technology Change for a two-level CES production function: an empirical study for Canada", "type" : "thesis" }, "uris" : [ "http://www.mendeley.com/documents/?uuid=788281b8-be82-4a3a-bb86-be02adbf74a7" ] }, { "id" : "ITEM-3", "itemData" : { "author" : [ { "dropping-particle" : "", "family" : "Bonga-Bonga", "given" : "Lumengo", "non-dropping-particle" : "", "parse-names" : false, "suffix" : "" } ], "container-title" : "South African Journal of Economics", "id" : "ITEM-3",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"(17,82,114)", "plainTextFormattedCitation" : "(17,82,114)", "previouslyFormattedCitation" : "(17,82,114)" }, "properties" : { "noteIndex" : 0 }, "schema" : "https://github.com/citation-style-language/schema/raw/master/csl-citation.json" }</w:instrText>
      </w:r>
      <w:r w:rsidR="00DF1F07">
        <w:fldChar w:fldCharType="separate"/>
      </w:r>
      <w:r w:rsidR="00FB291D" w:rsidRPr="00FB291D">
        <w:rPr>
          <w:noProof/>
        </w:rPr>
        <w:t>(17,82,114)</w:t>
      </w:r>
      <w:r w:rsidR="00DF1F07">
        <w:fldChar w:fldCharType="end"/>
      </w:r>
      <w:r w:rsidR="004535B8">
        <w:t>)</w:t>
      </w:r>
      <w:r w:rsidR="00DF1F07">
        <w:t xml:space="preserve"> or output per worker</w:t>
      </w:r>
      <w:r w:rsidR="00C05F97">
        <w:t xml:space="preserve"> </w:t>
      </w:r>
      <w:r w:rsidR="004535B8">
        <w:t xml:space="preserve">(Y/L) values </w:t>
      </w:r>
      <w:r w:rsidR="00C05F97">
        <w:t xml:space="preserve">(e.g. </w:t>
      </w:r>
      <w:r w:rsidR="00C05F97">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"id" : "ITEM-2", "itemData" : { "author" : [ { "dropping-particle" : "", "family" : "Caselli", "given" : "Francesco", "non-dropping-particle" : "", "parse-names" : false, "suffix" : "" } ], "container-title" : "Centre for Economic Performance CEP Discussion Paper No. 667", "id" : "ITEM-2", "issued" : { "date-parts" : [ [ "2005" ] ] }, "page" : "1-69", "title" : "Accounting for Cross-Country Income Differences", "type" : "article-journal" }, "uris" : [ "http://www.mendeley.com/documents/?uuid=9c106f2e-c366-428b-898a-ae7485a0a41c" ] }, { "id" : "ITEM-3", "itemData" : { "author" : [ { "dropping-particle" : "", "family" : "O'Donnell", "given" : "A.T.", "non-dropping-particle" : "", "parse-names" : false, "suffix" : "" }, { "dropping-particle" : "", "family" : "Swales", "given" : "J K", "non-dropping-particle" : "", "parse-names" : false, "suffix" : "" } ], "container-title" : "Oxford Economic Papers", "id" : "ITEM-3", "issue" : "3", "issued" : { "date-parts" : [ [ "1979" ] ] }, "page" : "460-476", "title" : "Factor Substitution, the C.E.S. Production Function and U.K. Regional Economics", "type" : "article-journal", "volume" : "31" }, "uris" : [ "http://www.mendeley.com/documents/?uuid=9245a5a0-5b46-4f81-92c3-d0cb5b2b923f" ] }, { "id" : "ITEM-4", "itemData" : { "DOI" : "10.1353/eco.2013.0000", "author" : [ { "dropping-particle" : "", "family" : "Daude", "given" : "Christian", "non-dropping-particle" : "", "parse-names" : false, "suffix" : "" } ], "container-title" : "Economia", "id" : "ITEM-4", "issue" : "2", "issued" : { "date-parts" : [ [ "2014" ] ] }, "page" : "109-138", "title" : "Understanding Solow Residuals in Latin America", "type" : "article-journal", "volume" : "13" }, "uris" : [ "http://www.mendeley.com/documents/?uuid=38eb8a59-a572-4116-ad96-90a277a97eda" ] }, { "id" : "ITEM-5",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"ITEM-5", "issue" : "1", "issued" : { "date-parts" : [ [ "2002" ] ] }, "page" : "247-256", "title" : "China\u2019s Economic Growth: 1952 \u2013 2010", "type" : "article-journal", "volume" : "51" }, "uris" : [ "http://www.mendeley.com/documents/?uuid=b0f31110-44c6-46cf-ac23-23ee87972015" ] } ], "mendeley" : { "formattedCitation" : "(30,69,73,76,83)", "plainTextFormattedCitation" : "(30,69,73,76,83)", "previouslyFormattedCitation" : "(30,69,73,76,83)" }, "properties" : { "noteIndex" : 0 }, "schema" : "https://github.com/citation-style-language/schema/raw/master/csl-citation.json" }</w:instrText>
      </w:r>
      <w:r w:rsidR="00C05F97">
        <w:fldChar w:fldCharType="separate"/>
      </w:r>
      <w:r w:rsidR="00FB291D" w:rsidRPr="00FB291D">
        <w:rPr>
          <w:noProof/>
        </w:rPr>
        <w:t>(30,69,73,76,83)</w:t>
      </w:r>
      <w:r w:rsidR="00C05F97">
        <w:fldChar w:fldCharType="end"/>
      </w:r>
      <w:r>
        <w:t xml:space="preserve">. </w:t>
      </w:r>
      <w:r w:rsidR="00447C91">
        <w:t xml:space="preserve">In the latter case </w:t>
      </w:r>
      <w:r w:rsidR="00C97FE7">
        <w:fldChar w:fldCharType="begin"/>
      </w:r>
      <w:r w:rsidR="00C97FE7">
        <w:instrText xml:space="preserve"> REF _Ref420053268 \h </w:instrText>
      </w:r>
      <w:r w:rsidR="00C97FE7">
        <w:fldChar w:fldCharType="separate"/>
      </w:r>
      <w:r w:rsidR="00DE63AF" w:rsidRPr="00687467">
        <w:t xml:space="preserve">Equation </w:t>
      </w:r>
      <w:r w:rsidR="00DE63AF">
        <w:rPr>
          <w:noProof/>
        </w:rPr>
        <w:t>5</w:t>
      </w:r>
      <w:r w:rsidR="00C97FE7">
        <w:fldChar w:fldCharType="end"/>
      </w:r>
      <w:r w:rsidR="00C97FE7">
        <w:t xml:space="preserve"> becomes </w:t>
      </w:r>
      <w:r w:rsidR="00C97FE7">
        <w:fldChar w:fldCharType="begin"/>
      </w:r>
      <w:r w:rsidR="00C97FE7">
        <w:instrText xml:space="preserve"> REF _Ref420053274 \h </w:instrText>
      </w:r>
      <w:r w:rsidR="00C97FE7">
        <w:fldChar w:fldCharType="separate"/>
      </w:r>
      <w:r w:rsidR="00DE63AF" w:rsidRPr="00687467">
        <w:t xml:space="preserve">Equation </w:t>
      </w:r>
      <w:r w:rsidR="00DE63AF">
        <w:rPr>
          <w:noProof/>
        </w:rPr>
        <w:t>11</w:t>
      </w:r>
      <w:r w:rsidR="00C97FE7">
        <w:fldChar w:fldCharType="end"/>
      </w:r>
      <w:r w:rsidR="00447C91">
        <w:t>.</w:t>
      </w:r>
      <w:r w:rsidR="00C97FE7">
        <w:t xml:space="preserve"> </w:t>
      </w:r>
      <w:r w:rsidR="00447C91" w:rsidRPr="007F2B33">
        <w:t>The choice of</w:t>
      </w:r>
      <w:ins w:id="70" w:author="Matt" w:date="2015-06-17T15:28:00Z">
        <w:r w:rsidR="00141587">
          <w:t xml:space="preserve"> [___ of what? ____]</w:t>
        </w:r>
      </w:ins>
      <w:r w:rsidR="00447C91" w:rsidRPr="007F2B33">
        <w:t xml:space="preserve"> </w:t>
      </w:r>
      <w:r w:rsidR="004535B8">
        <w:t xml:space="preserve">is influenced by </w:t>
      </w:r>
      <w:r w:rsidR="00447C91" w:rsidRPr="007F2B33">
        <w:t>the motivation for the study</w:t>
      </w:r>
      <w:r w:rsidR="004535B8">
        <w:t xml:space="preserve">: </w:t>
      </w:r>
      <w:r w:rsidR="00447C91" w:rsidRPr="007F2B33">
        <w:t xml:space="preserve">gross output </w:t>
      </w:r>
      <w:r w:rsidR="00A61A16">
        <w:t xml:space="preserve">(Y) </w:t>
      </w:r>
      <w:r w:rsidR="004535B8">
        <w:t xml:space="preserve">studies help </w:t>
      </w:r>
      <w:r w:rsidR="00447C91" w:rsidRPr="007F2B33">
        <w:t>understanding individual countries</w:t>
      </w:r>
      <w:ins w:id="71" w:author="Matt" w:date="2015-06-17T15:29:00Z">
        <w:r w:rsidR="000F7941">
          <w:t>’</w:t>
        </w:r>
      </w:ins>
      <w:r w:rsidR="00447C91">
        <w:t xml:space="preserve"> economic behaviour </w:t>
      </w:r>
      <w:r w:rsidR="004535B8">
        <w:t>(</w:t>
      </w:r>
      <w:r w:rsidR="00447C91">
        <w:t xml:space="preserve">such as elasticity of substitution, emissions and modelling </w:t>
      </w:r>
      <w:r w:rsidR="004535B8">
        <w:t xml:space="preserve">(e.g. </w:t>
      </w:r>
      <w:r w:rsidR="00447C91">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"author" : [ { "dropping-particle" : "", "family" : "Bonga-Bonga", "given" : "Lumengo", "non-dropping-particle" : "", "parse-names" : false, "suffix" : "" } ], "container-title" : "South African Journal of Economics", "id" : "ITEM-2",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"ITEM-3", "itemData" : { "author" : [ { "dropping-particle" : "", "family" : "Szeto", "given" : "Kam Leong", "non-dropping-particle" : "", "parse-names" : false, "suffix" : "" } ], "container-title" : "New Zealand Treasury Working Paper 01/31", "id" : "ITEM-3", "issued" : { "date-parts" : [ [ "2001" ] ] }, "title" : "An Econometric Analysis of a Production Function for New Zealand", "type" : "article-journal" }, "uris" : [ "http://www.mendeley.com/documents/?uuid=739ee8e0-420f-478c-8b8b-f169b06fe895" ] } ], "mendeley" : { "formattedCitation" : "(82,84,85)", "plainTextFormattedCitation" : "(82,84,85)", "previouslyFormattedCitation" : "(82,84,85)" }, "properties" : { "noteIndex" : 0 }, "schema" : "https://github.com/citation-style-language/schema/raw/master/csl-citation.json" }</w:instrText>
      </w:r>
      <w:r w:rsidR="00447C91">
        <w:fldChar w:fldCharType="separate"/>
      </w:r>
      <w:r w:rsidR="00FB291D" w:rsidRPr="00FB291D">
        <w:rPr>
          <w:noProof/>
        </w:rPr>
        <w:t>(82,84,85)</w:t>
      </w:r>
      <w:r w:rsidR="00447C91">
        <w:fldChar w:fldCharType="end"/>
      </w:r>
      <w:r w:rsidR="004535B8">
        <w:t xml:space="preserve">); whilst </w:t>
      </w:r>
      <w:r w:rsidR="00447C91" w:rsidRPr="007F2B33">
        <w:t xml:space="preserve">output per worker </w:t>
      </w:r>
      <w:r w:rsidR="00A61A16">
        <w:t xml:space="preserve">(Y/L) </w:t>
      </w:r>
      <w:r w:rsidR="004535B8">
        <w:t xml:space="preserve">studies aid </w:t>
      </w:r>
      <w:r w:rsidR="00447C91" w:rsidRPr="007F2B33">
        <w:t xml:space="preserve">inter-country </w:t>
      </w:r>
      <w:r w:rsidR="00447C91">
        <w:t>(e.g.</w:t>
      </w:r>
      <w:r w:rsidR="00447C91">
        <w:fldChar w:fldCharType="begin" w:fldLock="1"/>
      </w:r>
      <w:r w:rsidR="0077755E">
        <w:instrText>ADDIN CSL_CITATION { "citationItems" : [ { "id" : "ITEM-1",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"ITEM-1", "issued" : { "date-parts" : [ [ "1995" ] ] }, "page" : "341-371", "title" : "The soviet economic decline", "type" : "article-journal", "volume" : "9" }, "uris" : [ "http://www.mendeley.com/documents/?uuid=1dff8d09-1e5d-47f1-a688-5c04635c2998" ] }, { "id" : "ITEM-2",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"ITEM-2",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"(79,83)", "plainTextFormattedCitation" : "(79,83)", "previouslyFormattedCitation" : "(79,83)" }, "properties" : { "noteIndex" : 0 }, "schema" : "https://github.com/citation-style-language/schema/raw/master/csl-citation.json" }</w:instrText>
      </w:r>
      <w:r w:rsidR="00447C91">
        <w:fldChar w:fldCharType="separate"/>
      </w:r>
      <w:r w:rsidR="00FB291D" w:rsidRPr="00FB291D">
        <w:rPr>
          <w:noProof/>
        </w:rPr>
        <w:t>(79,83)</w:t>
      </w:r>
      <w:r w:rsidR="00447C91">
        <w:fldChar w:fldCharType="end"/>
      </w:r>
      <w:r w:rsidR="004535B8">
        <w:t>) or regional/</w:t>
      </w:r>
      <w:r w:rsidR="00447C91">
        <w:t xml:space="preserve">sectoral comparisons (e.g. </w:t>
      </w:r>
      <w:r w:rsidR="00447C91">
        <w:fldChar w:fldCharType="begin" w:fldLock="1"/>
      </w:r>
      <w:r w:rsidR="0077755E">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"mendeley" : { "formattedCitation" : "(74,76)", "plainTextFormattedCitation" : "(74,76)", "previouslyFormattedCitation" : "(74,76)" }, "properties" : { "noteIndex" : 0 }, "schema" : "https://github.com/citation-style-language/schema/raw/master/csl-citation.json" }</w:instrText>
      </w:r>
      <w:r w:rsidR="00447C91">
        <w:fldChar w:fldCharType="separate"/>
      </w:r>
      <w:r w:rsidR="00FB291D" w:rsidRPr="00FB291D">
        <w:rPr>
          <w:noProof/>
        </w:rPr>
        <w:t>(74,76)</w:t>
      </w:r>
      <w:r w:rsidR="00447C91">
        <w:fldChar w:fldCharType="end"/>
      </w:r>
      <w:r w:rsidR="00447C91">
        <w:t>)</w:t>
      </w:r>
      <w:r w:rsidR="004535B8">
        <w:t>.</w:t>
      </w:r>
    </w:p>
    <w:p w14:paraId="53064ED2" w14:textId="3EA8DBF7" w:rsidR="008D52F9" w:rsidRDefault="008D52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8D52F9" w14:paraId="6139896C" w14:textId="77777777" w:rsidTr="000405EA">
        <w:tc>
          <w:tcPr>
            <w:tcW w:w="6629" w:type="dxa"/>
          </w:tcPr>
          <w:p w14:paraId="3758219E" w14:textId="3DDE8FEE" w:rsidR="008D52F9" w:rsidRDefault="00312856">
            <w:pPr>
              <w:rPr>
                <w:rFonts w:eastAsiaTheme="minorEastAsia"/>
              </w:rPr>
            </w:pPr>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=C</m:t>
              </m:r>
              <m:sSup>
                <m:sSupPr>
                  <m:ctrlPr>
                    <w:rPr>
                      <w:rFonts w:ascii="Cambria Math" w:hAnsi="Cambria Math"/>
                      <w:i/>
                    </w:rPr>
                  </m:ctrlPr>
                </m:sSupPr>
                <m:e>
                  <m:r>
                    <w:rPr>
                      <w:rFonts w:ascii="Cambria Math" w:hAnsi="Cambria Math"/>
                    </w:rPr>
                    <m:t>[b</m:t>
                  </m:r>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-ρ1</m:t>
                          </m:r>
                        </m:sup>
                      </m:sSup>
                      <m:r>
                        <w:rPr>
                          <w:rFonts w:ascii="Cambria Math" w:hAnsi="Cambria Math"/>
                        </w:rPr>
                        <m:t>+</m:t>
                      </m:r>
                      <m:d>
                        <m:dPr>
                          <m:ctrlPr>
                            <w:rPr>
                              <w:rFonts w:ascii="Cambria Math" w:hAnsi="Cambria Math"/>
                              <w:i/>
                            </w:rPr>
                          </m:ctrlPr>
                        </m:dPr>
                        <m:e>
                          <m:r>
                            <w:rPr>
                              <w:rFonts w:ascii="Cambria Math" w:hAnsi="Cambria Math"/>
                            </w:rPr>
                            <m:t>1-a</m:t>
                          </m:r>
                        </m:e>
                      </m:d>
                    </m:e>
                  </m:d>
                </m:e>
                <m:sup>
                  <m:f>
                    <m:fPr>
                      <m:ctrlPr>
                        <w:rPr>
                          <w:rFonts w:ascii="Cambria Math" w:hAnsi="Cambria Math"/>
                          <w:i/>
                        </w:rPr>
                      </m:ctrlPr>
                    </m:fPr>
                    <m:num>
                      <m:r>
                        <w:rPr>
                          <w:rFonts w:ascii="Cambria Math" w:hAnsi="Cambria Math"/>
                        </w:rPr>
                        <m:t>ρ</m:t>
                      </m:r>
                    </m:num>
                    <m:den>
                      <m:r>
                        <w:rPr>
                          <w:rFonts w:ascii="Cambria Math" w:hAnsi="Cambria Math"/>
                        </w:rPr>
                        <m:t>ρ1</m:t>
                      </m:r>
                    </m:den>
                  </m:f>
                </m:sup>
              </m:sSup>
              <m:r>
                <w:rPr>
                  <w:rFonts w:ascii="Cambria Math" w:hAnsi="Cambria Math"/>
                </w:rPr>
                <m:t>+</m:t>
              </m:r>
              <m:d>
                <m:dPr>
                  <m:ctrlPr>
                    <w:rPr>
                      <w:rFonts w:ascii="Cambria Math" w:hAnsi="Cambria Math"/>
                      <w:i/>
                    </w:rPr>
                  </m:ctrlPr>
                </m:dPr>
                <m:e>
                  <m:r>
                    <w:rPr>
                      <w:rFonts w:ascii="Cambria Math" w:hAnsi="Cambria Math"/>
                    </w:rPr>
                    <m:t>1-b</m:t>
                  </m:r>
                </m:e>
              </m:d>
              <m:sSup>
                <m:sSupPr>
                  <m:ctrlPr>
                    <w:rPr>
                      <w:rFonts w:ascii="Cambria Math" w:hAnsi="Cambria Math"/>
                      <w:i/>
                    </w:rPr>
                  </m:ctrlPr>
                </m:sSupPr>
                <m:e>
                  <m:d>
                    <m:dPr>
                      <m:ctrlPr>
                        <w:rPr>
                          <w:rFonts w:ascii="Cambria Math" w:hAnsi="Cambria Math"/>
                          <w:i/>
                        </w:rPr>
                      </m:ctrlPr>
                    </m:dPr>
                    <m:e>
                      <m:r>
                        <w:rPr>
                          <w:rFonts w:ascii="Cambria Math" w:hAnsi="Cambria Math"/>
                        </w:rPr>
                        <m:t>e</m:t>
                      </m:r>
                    </m:e>
                  </m:d>
                </m:e>
                <m:sup>
                  <m:r>
                    <w:rPr>
                      <w:rFonts w:ascii="Cambria Math" w:hAnsi="Cambria Math"/>
                    </w:rPr>
                    <m:t>-ρ</m:t>
                  </m:r>
                </m:sup>
              </m:sSup>
              <m:sSup>
                <m:sSupPr>
                  <m:ctrlPr>
                    <w:rPr>
                      <w:rFonts w:ascii="Cambria Math" w:hAnsi="Cambria Math"/>
                      <w:i/>
                    </w:rPr>
                  </m:ctrlPr>
                </m:sSupPr>
                <m:e>
                  <m:r>
                    <w:rPr>
                      <w:rFonts w:ascii="Cambria Math" w:hAnsi="Cambria Math"/>
                    </w:rPr>
                    <m:t>]</m:t>
                  </m:r>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008D52F9" w:rsidRPr="005758F1">
              <w:rPr>
                <w:rFonts w:eastAsiaTheme="minorEastAsia"/>
              </w:rPr>
              <w:tab/>
            </w:r>
          </w:p>
          <w:p w14:paraId="4E8A6EFD" w14:textId="77777777" w:rsidR="00C97FE7" w:rsidRDefault="00C97FE7">
            <w:pPr>
              <w:rPr>
                <w:rFonts w:eastAsiaTheme="minorEastAsia"/>
              </w:rPr>
            </w:pPr>
            <w:r>
              <w:rPr>
                <w:rFonts w:eastAsiaTheme="minorEastAsia"/>
              </w:rPr>
              <w:t xml:space="preserve">Where </w:t>
            </w:r>
          </w:p>
          <w:p w14:paraId="5FCB4401" w14:textId="1B4B61DB" w:rsidR="00C97FE7" w:rsidRPr="005758F1" w:rsidRDefault="00C97FE7">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L</m:t>
                  </m:r>
                </m:den>
              </m:f>
            </m:oMath>
            <w:r>
              <w:t xml:space="preserve">; </w:t>
            </w:r>
            <m:oMath>
              <m:r>
                <w:rPr>
                  <w:rFonts w:ascii="Cambria Math" w:hAnsi="Cambria Math"/>
                </w:rPr>
                <m:t>k=</m:t>
              </m:r>
              <m:f>
                <m:fPr>
                  <m:ctrlPr>
                    <w:rPr>
                      <w:rFonts w:ascii="Cambria Math" w:hAnsi="Cambria Math"/>
                      <w:i/>
                    </w:rPr>
                  </m:ctrlPr>
                </m:fPr>
                <m:num>
                  <m:r>
                    <w:rPr>
                      <w:rFonts w:ascii="Cambria Math" w:hAnsi="Cambria Math"/>
                    </w:rPr>
                    <m:t>K</m:t>
                  </m:r>
                </m:num>
                <m:den>
                  <m:r>
                    <w:rPr>
                      <w:rFonts w:ascii="Cambria Math" w:hAnsi="Cambria Math"/>
                    </w:rPr>
                    <m:t>L</m:t>
                  </m:r>
                </m:den>
              </m:f>
            </m:oMath>
            <w:r>
              <w:t>;</w:t>
            </w:r>
            <m:oMath>
              <m:r>
                <w:rPr>
                  <w:rFonts w:ascii="Cambria Math" w:hAnsi="Cambria Math"/>
                </w:rPr>
                <m:t xml:space="preserve"> e=</m:t>
              </m:r>
              <m:f>
                <m:fPr>
                  <m:ctrlPr>
                    <w:rPr>
                      <w:rFonts w:ascii="Cambria Math" w:hAnsi="Cambria Math"/>
                      <w:i/>
                    </w:rPr>
                  </m:ctrlPr>
                </m:fPr>
                <m:num>
                  <m:r>
                    <w:rPr>
                      <w:rFonts w:ascii="Cambria Math" w:hAnsi="Cambria Math"/>
                    </w:rPr>
                    <m:t>E</m:t>
                  </m:r>
                </m:num>
                <m:den>
                  <m:r>
                    <w:rPr>
                      <w:rFonts w:ascii="Cambria Math" w:hAnsi="Cambria Math"/>
                    </w:rPr>
                    <m:t>L</m:t>
                  </m:r>
                </m:den>
              </m:f>
            </m:oMath>
            <w:r>
              <w:t>;</w:t>
            </w:r>
          </w:p>
        </w:tc>
        <w:tc>
          <w:tcPr>
            <w:tcW w:w="1984" w:type="dxa"/>
          </w:tcPr>
          <w:p w14:paraId="13FCB85D" w14:textId="77777777" w:rsidR="008D52F9" w:rsidRDefault="008D52F9" w:rsidP="000405EA">
            <w:bookmarkStart w:id="72" w:name="_Ref420053274"/>
            <w:r w:rsidRPr="00687467">
              <w:t xml:space="preserve">Equation </w:t>
            </w:r>
            <w:r w:rsidR="00312856">
              <w:fldChar w:fldCharType="begin"/>
            </w:r>
            <w:r w:rsidR="00312856">
              <w:instrText xml:space="preserve"> SEQ Equation \* ARABIC </w:instrText>
            </w:r>
            <w:r w:rsidR="00312856">
              <w:fldChar w:fldCharType="separate"/>
            </w:r>
            <w:r w:rsidR="00DE63AF">
              <w:rPr>
                <w:noProof/>
              </w:rPr>
              <w:t>11</w:t>
            </w:r>
            <w:r w:rsidR="00312856">
              <w:rPr>
                <w:noProof/>
              </w:rPr>
              <w:fldChar w:fldCharType="end"/>
            </w:r>
            <w:bookmarkEnd w:id="72"/>
          </w:p>
        </w:tc>
      </w:tr>
    </w:tbl>
    <w:p w14:paraId="425A65F0" w14:textId="1D4E7B3A" w:rsidR="000E7E40" w:rsidRDefault="000E7E40">
      <w:pPr>
        <w:pStyle w:val="Heading3"/>
      </w:pPr>
      <w:r>
        <w:t xml:space="preserve">Basic (unadjusted) </w:t>
      </w:r>
      <w:r w:rsidR="00A86ADD">
        <w:t xml:space="preserve">factors of production </w:t>
      </w:r>
      <w:r w:rsidR="007B797F">
        <w:t>(K, L, E)</w:t>
      </w:r>
    </w:p>
    <w:p w14:paraId="6D86325D" w14:textId="72E1029D" w:rsidR="000A6A7D" w:rsidRDefault="007B797F">
      <w:pPr>
        <w:rPr>
          <w:color w:val="FF0000"/>
        </w:rPr>
      </w:pPr>
      <w:r>
        <w:t xml:space="preserve">By unadjusted </w:t>
      </w:r>
      <w:r w:rsidR="00F06ED6">
        <w:t>factors of production,</w:t>
      </w:r>
      <w:r>
        <w:t xml:space="preserve"> we mean capital stock (K), </w:t>
      </w:r>
      <w:r w:rsidR="00182FB9">
        <w:t>labour</w:t>
      </w:r>
      <w:r>
        <w:t xml:space="preserve"> (L) and primary energy (E). Capital stock </w:t>
      </w:r>
      <w:r w:rsidR="00DD452B">
        <w:t>(</w:t>
      </w:r>
      <w:r w:rsidR="00004195">
        <w:t>the estimated market value of total capital stock</w:t>
      </w:r>
      <w:r w:rsidR="00DD452B">
        <w:t xml:space="preserve">) </w:t>
      </w:r>
      <w:r>
        <w:t xml:space="preserve">is </w:t>
      </w:r>
      <w:r w:rsidR="00004195">
        <w:t xml:space="preserve">most commonly </w:t>
      </w:r>
      <w:r>
        <w:t xml:space="preserve">derived via the Perpetual Inventory Method (PIM), where an assumed initial capital stock valuation changes each year via additions </w:t>
      </w:r>
      <w:r w:rsidR="00004195">
        <w:t xml:space="preserve">(new stock) </w:t>
      </w:r>
      <w:r w:rsidR="009663DD">
        <w:t>minus</w:t>
      </w:r>
      <w:r w:rsidR="00004195">
        <w:t xml:space="preserve"> subtractions. Gross capital stock (GCS) </w:t>
      </w:r>
      <w:r w:rsidR="00447C91">
        <w:t>defines</w:t>
      </w:r>
      <w:r w:rsidR="00004195">
        <w:t xml:space="preserve"> subtractions as retirements of </w:t>
      </w:r>
      <w:r>
        <w:t>existing assets</w:t>
      </w:r>
      <w:r w:rsidR="00004195">
        <w:t xml:space="preserve">; whilst Net Capital Stock (NCS) </w:t>
      </w:r>
      <w:r w:rsidR="00774D38">
        <w:t xml:space="preserve">= </w:t>
      </w:r>
      <w:r w:rsidR="00004195">
        <w:t>GCS minus depreciation of existing assets</w:t>
      </w:r>
      <w:r w:rsidR="009663DD">
        <w:t xml:space="preserve">. </w:t>
      </w:r>
      <w:r w:rsidR="00774D38">
        <w:t>NCS studies appear more common (e.g.</w:t>
      </w:r>
      <w:r w:rsidR="00774D38">
        <w:fldChar w:fldCharType="begin" w:fldLock="1"/>
      </w:r>
      <w:r w:rsidR="0077755E">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"id" : "ITEM-2", "itemData" : { "author" : [ { "dropping-particle" : "", "family" : "Schreyer", "given" : "Paul", "non-dropping-particle" : "", "parse-names" : false, "suffix" : "" } ], "container-title" : "OECD Economic Studies", "id" : "ITEM-2", "issue" : "37", "issued" : { "date-parts" : [ [ "2004" ] ] }, "page" : "163-184", "title" : "Capital Stocks, Capital Services and Multi-factor Productivity Measures", "type" : "article-journal" }, "uris" : [ "http://www.mendeley.com/documents/?uuid=f12d9aeb-d3f2-426f-ad31-680933748c66" ] } ], "mendeley" : { "formattedCitation" : "(75,100)", "plainTextFormattedCitation" : "(75,100)", "previouslyFormattedCitation" : "(75,100)" }, "properties" : { "noteIndex" : 0 }, "schema" : "https://github.com/citation-style-language/schema/raw/master/csl-citation.json" }</w:instrText>
      </w:r>
      <w:r w:rsidR="00774D38">
        <w:fldChar w:fldCharType="separate"/>
      </w:r>
      <w:r w:rsidR="00FB291D" w:rsidRPr="00FB291D">
        <w:rPr>
          <w:noProof/>
        </w:rPr>
        <w:t>(75,100)</w:t>
      </w:r>
      <w:r w:rsidR="00774D38">
        <w:fldChar w:fldCharType="end"/>
      </w:r>
      <w:r w:rsidR="00774D38">
        <w:t xml:space="preserve"> </w:t>
      </w:r>
      <w:r w:rsidR="00774D38" w:rsidRPr="006A00C6">
        <w:t xml:space="preserve">versus GCS studies </w:t>
      </w:r>
      <w:r w:rsidR="00774D38">
        <w:t>(e.g.</w:t>
      </w:r>
      <w:r w:rsidR="00774D38" w:rsidRPr="006A00C6">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"(32,39)", "plainTextFormattedCitation" : "(32,39)", "previouslyFormattedCitation" : "(32,39)" }, "properties" : { "noteIndex" : 0 }, "schema" : "https://github.com/citation-style-language/schema/raw/master/csl-citation.json" }</w:instrText>
      </w:r>
      <w:r w:rsidR="00774D38" w:rsidRPr="006A00C6">
        <w:fldChar w:fldCharType="separate"/>
      </w:r>
      <w:r w:rsidR="006D1024" w:rsidRPr="006D1024">
        <w:rPr>
          <w:noProof/>
        </w:rPr>
        <w:t>(32,39)</w:t>
      </w:r>
      <w:r w:rsidR="00774D38" w:rsidRPr="006A00C6">
        <w:fldChar w:fldCharType="end"/>
      </w:r>
      <w:r w:rsidR="00774D38">
        <w:t xml:space="preserve">), and are supported by internationally available datasets (e.g. </w:t>
      </w:r>
      <w:r w:rsidR="00D43CA9">
        <w:t>The Organi</w:t>
      </w:r>
      <w:r w:rsidR="00D43CA9" w:rsidRPr="000A6A7D">
        <w:t>sation for Economic Cooperation and Development (</w:t>
      </w:r>
      <w:r w:rsidR="00D43CA9">
        <w:t xml:space="preserve">OECD) </w:t>
      </w:r>
      <w:r w:rsidR="00774D38">
        <w:t>and</w:t>
      </w:r>
      <w:r w:rsidR="00D43CA9">
        <w:t xml:space="preserve"> Penn World Tables (PWT</w:t>
      </w:r>
      <w:r w:rsidR="00774D38">
        <w:t>)).</w:t>
      </w:r>
      <w:r w:rsidR="00D43CA9">
        <w:t xml:space="preserve"> </w:t>
      </w:r>
      <w:r w:rsidR="000A6A7D" w:rsidRPr="005A1F3C">
        <w:t xml:space="preserve">The choice of </w:t>
      </w:r>
      <w:r w:rsidR="0064150E" w:rsidRPr="005A1F3C">
        <w:t xml:space="preserve">capital stock </w:t>
      </w:r>
      <w:r w:rsidR="000A6A7D" w:rsidRPr="005A1F3C">
        <w:t>variable should be aligned to output, i.e. in PPP, current or constant prices.</w:t>
      </w:r>
    </w:p>
    <w:p w14:paraId="3E8480A0" w14:textId="5741BC3A" w:rsidR="00D9105C" w:rsidRDefault="00A86ADD">
      <w:r>
        <w:t xml:space="preserve">For labour, </w:t>
      </w:r>
      <w:r w:rsidR="00D9105C">
        <w:t xml:space="preserve">three options for </w:t>
      </w:r>
      <w:r>
        <w:t>unadjusted valu</w:t>
      </w:r>
      <w:r w:rsidR="00F06ED6">
        <w:t>es of workfor</w:t>
      </w:r>
      <w:r w:rsidR="00D9105C">
        <w:t xml:space="preserve">ce labour exist in order of preferability: </w:t>
      </w:r>
      <w:r>
        <w:t>manhours</w:t>
      </w:r>
      <w:r w:rsidR="00DD452B">
        <w:t xml:space="preserve"> </w:t>
      </w:r>
      <w:ins w:id="73" w:author="Matt" w:date="2015-06-17T15:30:00Z">
        <w:r w:rsidR="00567F03">
          <w:t xml:space="preserve">[____ work hours to be gender sensitive? ____] </w:t>
        </w:r>
      </w:ins>
      <w:r w:rsidR="00D9105C">
        <w:t xml:space="preserve">(e.g. </w:t>
      </w:r>
      <w:r w:rsidR="00D9105C">
        <w:fldChar w:fldCharType="begin" w:fldLock="1"/>
      </w:r>
      <w:r w:rsidR="0077755E">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"mendeley" : { "formattedCitation" : "(39,74)", "plainTextFormattedCitation" : "(39,74)", "previouslyFormattedCitation" : "(39,74)" }, "properties" : { "noteIndex" : 0 }, "schema" : "https://github.com/citation-style-language/schema/raw/master/csl-citation.json" }</w:instrText>
      </w:r>
      <w:r w:rsidR="00D9105C">
        <w:fldChar w:fldCharType="separate"/>
      </w:r>
      <w:r w:rsidR="00FB291D" w:rsidRPr="00FB291D">
        <w:rPr>
          <w:noProof/>
        </w:rPr>
        <w:t>(39,74)</w:t>
      </w:r>
      <w:r w:rsidR="00D9105C">
        <w:fldChar w:fldCharType="end"/>
      </w:r>
      <w:r w:rsidR="00D9105C">
        <w:t xml:space="preserve">), </w:t>
      </w:r>
      <w:r w:rsidR="00DD452B" w:rsidRPr="00075C25">
        <w:t>numbers of workers</w:t>
      </w:r>
      <w:r w:rsidR="00D9105C" w:rsidRPr="00075C25">
        <w:t xml:space="preserve"> (</w:t>
      </w:r>
      <w:r w:rsidR="003A021D">
        <w:t xml:space="preserve">e.g. </w:t>
      </w:r>
      <w:r w:rsidR="00D9105C" w:rsidRPr="006D1024">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D9105C" w:rsidRPr="006D1024">
        <w:fldChar w:fldCharType="separate"/>
      </w:r>
      <w:r w:rsidR="00FB291D" w:rsidRPr="00FB291D">
        <w:rPr>
          <w:noProof/>
        </w:rPr>
        <w:t>(98)</w:t>
      </w:r>
      <w:r w:rsidR="00D9105C" w:rsidRPr="006D1024">
        <w:fldChar w:fldCharType="end"/>
      </w:r>
      <w:r w:rsidR="00D9105C" w:rsidRPr="005A1F3C">
        <w:fldChar w:fldCharType="begin" w:fldLock="1"/>
      </w:r>
      <w:r w:rsidR="00075C25" w:rsidRPr="00075C25">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D9105C" w:rsidRPr="005A1F3C">
        <w:fldChar w:fldCharType="separate"/>
      </w:r>
      <w:r w:rsidR="00D9105C" w:rsidRPr="00075C25">
        <w:rPr>
          <w:noProof/>
        </w:rPr>
        <w:t>(17)</w:t>
      </w:r>
      <w:r w:rsidR="00D9105C" w:rsidRPr="005A1F3C">
        <w:fldChar w:fldCharType="end"/>
      </w:r>
      <w:r w:rsidR="003A021D">
        <w:t>)</w:t>
      </w:r>
      <w:r w:rsidR="00D9105C" w:rsidRPr="00075C25">
        <w:t>,</w:t>
      </w:r>
      <w:r w:rsidR="00D9105C" w:rsidRPr="005A1F3C">
        <w:t xml:space="preserve"> or </w:t>
      </w:r>
      <w:r w:rsidR="00774D38">
        <w:t>lastly</w:t>
      </w:r>
      <w:r w:rsidR="00D9105C" w:rsidRPr="005A1F3C">
        <w:t xml:space="preserve"> population </w:t>
      </w:r>
      <w:r w:rsidR="00774D38">
        <w:t xml:space="preserve">can be </w:t>
      </w:r>
      <w:r w:rsidR="00D9105C" w:rsidRPr="005A1F3C">
        <w:t>taken as a proxy for labour input</w:t>
      </w:r>
      <w:r w:rsidR="00756669">
        <w:t xml:space="preserve"> (e.g.</w:t>
      </w:r>
      <w:r w:rsidR="00075C25" w:rsidRPr="006D1024">
        <w:fldChar w:fldCharType="begin" w:fldLock="1"/>
      </w:r>
      <w:r w:rsidR="0077755E">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075C25" w:rsidRPr="006D1024">
        <w:fldChar w:fldCharType="separate"/>
      </w:r>
      <w:r w:rsidR="00FB291D" w:rsidRPr="00FB291D">
        <w:rPr>
          <w:noProof/>
        </w:rPr>
        <w:t>(87)</w:t>
      </w:r>
      <w:r w:rsidR="00075C25" w:rsidRPr="006D1024">
        <w:fldChar w:fldCharType="end"/>
      </w:r>
      <w:r w:rsidR="00756669">
        <w:t>)</w:t>
      </w:r>
      <w:r w:rsidR="00075C25">
        <w:t xml:space="preserve">. Manhours are now commonly available via international datasets such OECD and PWT. </w:t>
      </w:r>
    </w:p>
    <w:p w14:paraId="5B9264C0" w14:textId="358B466D" w:rsidR="000A7E12" w:rsidRDefault="00A86ADD">
      <w:r>
        <w:t xml:space="preserve">Primary energy </w:t>
      </w:r>
      <w:r w:rsidR="002569BD">
        <w:t xml:space="preserve">(measured in energy units as the calorific content of the energy source in million tonnes of oil equivalent [Mtoe] or terajoules [TJ]) </w:t>
      </w:r>
      <w:r>
        <w:t>is the most common variable for energy</w:t>
      </w:r>
      <w:r w:rsidR="00075C25">
        <w:t xml:space="preserve">. </w:t>
      </w:r>
      <w:r w:rsidR="00796AC7">
        <w:t>Primary energy data are annually published by n</w:t>
      </w:r>
      <w:r w:rsidR="00075C25">
        <w:t xml:space="preserve">ational </w:t>
      </w:r>
      <w:r w:rsidR="00796AC7">
        <w:t>government agencies (e.g.</w:t>
      </w:r>
      <w:r w:rsidR="00075C25">
        <w:fldChar w:fldCharType="begin" w:fldLock="1"/>
      </w:r>
      <w:r w:rsidR="0077755E">
        <w:instrText>ADDIN CSL_CITATION { "citationItems" : [ { "id" : "ITEM-1", "itemData" : { "URL" : "http://www.decc.gov.uk/en/content/cms/statistics/publications/ecuk/ecuk.aspx", "author" : [ { "dropping-particle" : "", "family" : "Department of Energy &amp; Climate Change (DECC)", "given" : "", "non-dropping-particle" : "", "parse-names" : false, "suffix" : "" } ], "id" : "ITEM-1", "issued" : { "date-parts" : [ [ "2013" ] ] }, "title" : "Energy Consumption in the UK: 2013 update", "type" : "webpage" }, "uris" : [ "http://www.mendeley.com/documents/?uuid=fedd9f7f-d05e-4435-891e-4bee438734cb" ] } ], "mendeley" : { "formattedCitation" : "(115)", "plainTextFormattedCitation" : "(115)", "previouslyFormattedCitation" : "(115)" }, "properties" : { "noteIndex" : 0 }, "schema" : "https://github.com/citation-style-language/schema/raw/master/csl-citation.json" }</w:instrText>
      </w:r>
      <w:r w:rsidR="00075C25">
        <w:fldChar w:fldCharType="separate"/>
      </w:r>
      <w:r w:rsidR="00FB291D" w:rsidRPr="00FB291D">
        <w:rPr>
          <w:noProof/>
        </w:rPr>
        <w:t>(115)</w:t>
      </w:r>
      <w:r w:rsidR="00075C25">
        <w:fldChar w:fldCharType="end"/>
      </w:r>
      <w:r w:rsidR="00796AC7">
        <w:t xml:space="preserve">) and international organisations such as </w:t>
      </w:r>
      <w:r w:rsidR="00075C25">
        <w:t>British P</w:t>
      </w:r>
      <w:r w:rsidR="00796AC7">
        <w:t>etroleum</w:t>
      </w:r>
      <w:r w:rsidR="00075C25">
        <w:t xml:space="preserve"> </w:t>
      </w:r>
      <w:r w:rsidR="00075C25">
        <w:fldChar w:fldCharType="begin" w:fldLock="1"/>
      </w:r>
      <w:r w:rsidR="0077755E">
        <w:instrText>ADDIN CSL_CITATION { "citationItems" : [ { "id" : "ITEM-1", "itemData" : { "URL" : "http://www.bp.com/content/dam/bp/excel/Energy-Economics/statistical-review-2014/BP-Statistical_Review_of_world_energy_2014_workbook.xlsx", "author" : [ { "dropping-particle" : "", "family" : "British Petroleum (BP) Ltd", "given" : "", "non-dropping-particle" : "", "parse-names" : false, "suffix" : "" } ], "id" : "ITEM-1", "issued" : { "date-parts" : [ [ "2014" ] ] }, "title" : "Statistical Review of World Energy 2014", "type" : "webpage" }, "uris" : [ "http://www.mendeley.com/documents/?uuid=45275383-3d68-4817-97af-3296dd129329" ] } ], "mendeley" : { "formattedCitation" : "(116)", "plainTextFormattedCitation" : "(116)", "previouslyFormattedCitation" : "(116)" }, "properties" : { "noteIndex" : 0 }, "schema" : "https://github.com/citation-style-language/schema/raw/master/csl-citation.json" }</w:instrText>
      </w:r>
      <w:r w:rsidR="00075C25">
        <w:fldChar w:fldCharType="separate"/>
      </w:r>
      <w:r w:rsidR="00FB291D" w:rsidRPr="00FB291D">
        <w:rPr>
          <w:noProof/>
        </w:rPr>
        <w:t>(116)</w:t>
      </w:r>
      <w:r w:rsidR="00075C25">
        <w:fldChar w:fldCharType="end"/>
      </w:r>
      <w:r w:rsidR="00075C25">
        <w:t xml:space="preserve"> and </w:t>
      </w:r>
      <w:r w:rsidR="00796AC7">
        <w:t xml:space="preserve">the </w:t>
      </w:r>
      <w:r w:rsidR="00075C25">
        <w:t>International Energy Agency (IEA)</w:t>
      </w:r>
      <w:r w:rsidR="002569BD">
        <w:t>.</w:t>
      </w:r>
      <w:r w:rsidR="00075C25">
        <w:fldChar w:fldCharType="begin" w:fldLock="1"/>
      </w:r>
      <w:r w:rsidR="0077755E">
        <w:instrText>ADDIN CSL_CITATION { "citationItems" : [ { "id" : "ITEM-1", "itemData" : { "DOI" : "10.1787/data-00513-en", "URL" : "http://www.oecd-ilibrary.org/energy/data/iea-world-energy-statistics-and-balances/extended-world-energy-balances_data-00513-en", "author" : [ { "dropping-particle" : "", "family" : "International Energy Agency (IEA)", "given" : "", "non-dropping-particle" : "", "parse-names" : false, "suffix" : "" } ], "id" : "ITEM-1", "issued" : { "date-parts" : [ [ "2013" ] ] }, "title" : "\"Extended world energy balances\", IEA World Energy Statistics and Balances (database)", "type" : "webpage" }, "uris" : [ "http://www.mendeley.com/documents/?uuid=a9397623-19c7-403b-b40c-889cec18efa8" ] } ], "mendeley" : { "formattedCitation" : "(117)", "plainTextFormattedCitation" : "(117)", "previouslyFormattedCitation" : "(117)" }, "properties" : { "noteIndex" : 0 }, "schema" : "https://github.com/citation-style-language/schema/raw/master/csl-citation.json" }</w:instrText>
      </w:r>
      <w:r w:rsidR="00075C25">
        <w:fldChar w:fldCharType="separate"/>
      </w:r>
      <w:r w:rsidR="00FB291D" w:rsidRPr="00FB291D">
        <w:rPr>
          <w:noProof/>
        </w:rPr>
        <w:t>(117)</w:t>
      </w:r>
      <w:r w:rsidR="00075C25">
        <w:fldChar w:fldCharType="end"/>
      </w:r>
      <w:r w:rsidR="00796AC7">
        <w:t>.</w:t>
      </w:r>
    </w:p>
    <w:p w14:paraId="3C638CEB" w14:textId="55008AA3" w:rsidR="007808A1" w:rsidRDefault="00796AC7" w:rsidP="000E7E40">
      <w:r>
        <w:t>Overall, these</w:t>
      </w:r>
      <w:r w:rsidR="00F06ED6">
        <w:t xml:space="preserve"> </w:t>
      </w:r>
      <w:r>
        <w:t>unadjusted variables remain very popular</w:t>
      </w:r>
      <w:r w:rsidR="00F06ED6">
        <w:t xml:space="preserve"> for empiric</w:t>
      </w:r>
      <w:r>
        <w:t>al production function analysis</w:t>
      </w:r>
      <w:r w:rsidR="00F734E3">
        <w:t xml:space="preserve">, due to the good availability of datasets across countries and time-series, including Penn World Tables OECD </w:t>
      </w:r>
      <w:r>
        <w:t xml:space="preserve">and the </w:t>
      </w:r>
      <w:r w:rsidR="00F734E3">
        <w:t>IEA</w:t>
      </w:r>
      <w:r w:rsidR="00774D38">
        <w:t>.</w:t>
      </w:r>
      <w:r w:rsidR="00F734E3">
        <w:t xml:space="preserve"> </w:t>
      </w:r>
    </w:p>
    <w:p w14:paraId="548F12A8" w14:textId="3B19926C" w:rsidR="000E7E40" w:rsidRDefault="000E7E40">
      <w:pPr>
        <w:pStyle w:val="Heading3"/>
      </w:pPr>
      <w:r>
        <w:t xml:space="preserve">Quality adjusted </w:t>
      </w:r>
      <w:r w:rsidR="00A86ADD">
        <w:t>factors of production (K*, L*, E*)</w:t>
      </w:r>
    </w:p>
    <w:p w14:paraId="4B68F5D6" w14:textId="7E4FACB7" w:rsidR="00A86ADD" w:rsidRDefault="00A86ADD" w:rsidP="000E7E40">
      <w:r>
        <w:t xml:space="preserve">Quality adjusted values for capital (K*), Labour (L*) and energy (E*) seek to better represent the </w:t>
      </w:r>
      <w:r w:rsidR="00756669">
        <w:t xml:space="preserve">productive effect </w:t>
      </w:r>
      <w:r w:rsidR="00F734E3">
        <w:t xml:space="preserve">of </w:t>
      </w:r>
      <w:r w:rsidR="00756669">
        <w:t>the basic inputs (K, L, E)</w:t>
      </w:r>
      <w:r w:rsidR="00F734E3">
        <w:t xml:space="preserve"> </w:t>
      </w:r>
      <w:ins w:id="74" w:author="Matt" w:date="2015-06-17T15:31:00Z">
        <w:r w:rsidR="00A400C5">
          <w:t xml:space="preserve">[____ should we add “at the point of use” here? ____] </w:t>
        </w:r>
      </w:ins>
      <w:r>
        <w:t xml:space="preserve">on economic output (Y). </w:t>
      </w:r>
    </w:p>
    <w:p w14:paraId="7499BACA" w14:textId="4BA0A528" w:rsidR="00FA4DC8" w:rsidRDefault="001A3FFE" w:rsidP="009663DD">
      <w:r>
        <w:t>S</w:t>
      </w:r>
      <w:r w:rsidR="007E560B">
        <w:t>tart</w:t>
      </w:r>
      <w:r>
        <w:t>ing</w:t>
      </w:r>
      <w:r w:rsidR="007E560B">
        <w:t xml:space="preserve"> with </w:t>
      </w:r>
      <w:r w:rsidR="00A86ADD">
        <w:t>capital, quality adjustment is in terms of capital services, i.e. estimates t</w:t>
      </w:r>
      <w:r w:rsidR="003320D0">
        <w:t xml:space="preserve">he service that the </w:t>
      </w:r>
      <w:ins w:id="75" w:author="Matt" w:date="2015-06-17T15:31:00Z">
        <w:r w:rsidR="00377149">
          <w:t xml:space="preserve">capital </w:t>
        </w:r>
      </w:ins>
      <w:r w:rsidR="003320D0">
        <w:t>stock makes</w:t>
      </w:r>
      <w:r w:rsidR="00A86ADD">
        <w:t xml:space="preserve">. The </w:t>
      </w:r>
      <w:r w:rsidR="00492EA1">
        <w:t>common</w:t>
      </w:r>
      <w:r w:rsidR="00A86ADD">
        <w:t xml:space="preserve"> method is via capital rent</w:t>
      </w:r>
      <w:r w:rsidR="003320D0">
        <w:t xml:space="preserve">: </w:t>
      </w:r>
      <w:r w:rsidR="00A86ADD">
        <w:t>calculat</w:t>
      </w:r>
      <w:r w:rsidR="003320D0">
        <w:t>ing</w:t>
      </w:r>
      <w:r w:rsidR="00A86ADD">
        <w:t xml:space="preserve"> the equivalent rent that wo</w:t>
      </w:r>
      <w:r w:rsidR="002B5BC6">
        <w:t>uld</w:t>
      </w:r>
      <w:r w:rsidR="00A86ADD">
        <w:t xml:space="preserve"> be paid for the asset</w:t>
      </w:r>
      <w:r w:rsidR="003320D0">
        <w:t xml:space="preserve">, which </w:t>
      </w:r>
      <w:r w:rsidR="00375F17">
        <w:t>provides</w:t>
      </w:r>
      <w:r w:rsidR="00A86ADD">
        <w:t xml:space="preserve"> a higher </w:t>
      </w:r>
      <w:r w:rsidR="00375F17">
        <w:t>weighting</w:t>
      </w:r>
      <w:r w:rsidR="00A86ADD">
        <w:t xml:space="preserve"> for short-lived assets such as ICT, which are otherwise penalised versus longer lived assets like roads</w:t>
      </w:r>
      <w:r w:rsidR="002B5BC6">
        <w:t xml:space="preserve">. </w:t>
      </w:r>
      <w:r w:rsidR="00375F17">
        <w:t xml:space="preserve">Studies include </w:t>
      </w:r>
      <w:r w:rsidR="00B0460C">
        <w:t xml:space="preserve">Schreyer </w:t>
      </w:r>
      <w:r w:rsidR="00B0460C">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B0460C">
        <w:fldChar w:fldCharType="separate"/>
      </w:r>
      <w:r w:rsidR="00FB291D" w:rsidRPr="00FB291D">
        <w:rPr>
          <w:noProof/>
        </w:rPr>
        <w:t>(100)</w:t>
      </w:r>
      <w:r w:rsidR="00B0460C">
        <w:fldChar w:fldCharType="end"/>
      </w:r>
      <w:r w:rsidR="00B0460C">
        <w:t xml:space="preserve"> and The Conference Board </w:t>
      </w:r>
      <w:r w:rsidR="00B0460C">
        <w:fldChar w:fldCharType="begin" w:fldLock="1"/>
      </w:r>
      <w:r w:rsidR="0077755E">
        <w:instrText>ADDIN CSL_CITATION { "citationItems" : [ { "id" : "ITEM-1", "itemData" : { "author" : [ { "dropping-particle" : "", "family" : "The Conference Board", "given" : "", "non-dropping-particle" : "", "parse-names" : false, "suffix" : "" } ], "id" : "ITEM-1", "issue" : "November", "issued" : { "date-parts" : [ [ "2012" ] ] }, "number-of-pages" : "1-35", "publisher-place" : "Economics Working Papers, EPWP #12-02", "title" : "Projecting Global Growth", "type" : "report" }, "uris" : [ "http://www.mendeley.com/documents/?uuid=7161df2c-6478-4717-a2fd-ba6a69ec725d" ] } ], "mendeley" : { "formattedCitation" : "(72)", "plainTextFormattedCitation" : "(72)", "previouslyFormattedCitation" : "(72)" }, "properties" : { "noteIndex" : 0 }, "schema" : "https://github.com/citation-style-language/schema/raw/master/csl-citation.json" }</w:instrText>
      </w:r>
      <w:r w:rsidR="00B0460C">
        <w:fldChar w:fldCharType="separate"/>
      </w:r>
      <w:r w:rsidR="00FB291D" w:rsidRPr="00FB291D">
        <w:rPr>
          <w:noProof/>
        </w:rPr>
        <w:t>(72)</w:t>
      </w:r>
      <w:r w:rsidR="00B0460C">
        <w:fldChar w:fldCharType="end"/>
      </w:r>
      <w:r w:rsidR="00375F17">
        <w:t xml:space="preserve">. </w:t>
      </w:r>
      <w:r w:rsidR="002B5BC6">
        <w:t>C</w:t>
      </w:r>
      <w:r w:rsidR="00A86ADD">
        <w:t>apital utilisation</w:t>
      </w:r>
      <w:r w:rsidR="002B5BC6">
        <w:t xml:space="preserve"> is a</w:t>
      </w:r>
      <w:r w:rsidR="00EE3E95">
        <w:t xml:space="preserve"> less common </w:t>
      </w:r>
      <w:r w:rsidR="00B0460C">
        <w:t>alternative</w:t>
      </w:r>
      <w:r w:rsidR="002B5BC6">
        <w:t>, which estimate</w:t>
      </w:r>
      <w:r w:rsidR="00B0460C">
        <w:t>s</w:t>
      </w:r>
      <w:r w:rsidR="002B5BC6">
        <w:t xml:space="preserve"> </w:t>
      </w:r>
      <w:r w:rsidR="002B5BC6">
        <w:lastRenderedPageBreak/>
        <w:t>variations in u</w:t>
      </w:r>
      <w:r w:rsidR="00B0460C">
        <w:t xml:space="preserve">tilisation of capital equipment </w:t>
      </w:r>
      <w:r w:rsidR="002B5BC6">
        <w:t>according to economic cycle</w:t>
      </w:r>
      <w:r w:rsidR="00EE3E95">
        <w:t xml:space="preserve">, as shown in Paquet and Robidoux’s Canadian study </w:t>
      </w:r>
      <w:r w:rsidR="00EE3E95">
        <w:fldChar w:fldCharType="begin" w:fldLock="1"/>
      </w:r>
      <w:r w:rsidR="0077755E">
        <w:instrText>ADDIN CSL_CITATION { "citationItems" : [ { "id" : "ITEM-1", "itemData" : { "DOI" : "10.1016/S0304-3932(01)00056-3", "ISSN" : "03043932", "author" : [ { "dropping-particle" : "", "family" : "Paquet", "given" : "Alain", "non-dropping-particle" : "", "parse-names" : false, "suffix" : "" }, { "dropping-particle" : "", "family" : "Robidoux", "given" : "Beno\u0131\u0302t", "non-dropping-particle" : "", "parse-names" : false, "suffix" : "" } ], "container-title" : "Journal of Monetary Economics", "id" : "ITEM-1", "issue" : "3", "issued" : { "date-parts" : [ [ "2001", "6" ] ] }, "page" : "595-612", "title" : "Issues on the measurement of the Solow residual and the testing of its exogeneity: Evidence for Canada", "type" : "article-journal", "volume" : "47" }, "uris" : [ "http://www.mendeley.com/documents/?uuid=cec67234-755b-4455-9bcf-e1ecc671a567" ] } ], "mendeley" : { "formattedCitation" : "(118)", "plainTextFormattedCitation" : "(118)", "previouslyFormattedCitation" : "(118)" }, "properties" : { "noteIndex" : 0 }, "schema" : "https://github.com/citation-style-language/schema/raw/master/csl-citation.json" }</w:instrText>
      </w:r>
      <w:r w:rsidR="00EE3E95">
        <w:fldChar w:fldCharType="separate"/>
      </w:r>
      <w:r w:rsidR="00FB291D" w:rsidRPr="00FB291D">
        <w:rPr>
          <w:noProof/>
        </w:rPr>
        <w:t>(118)</w:t>
      </w:r>
      <w:r w:rsidR="00EE3E95">
        <w:fldChar w:fldCharType="end"/>
      </w:r>
      <w:r w:rsidR="002B5BC6">
        <w:t xml:space="preserve">. </w:t>
      </w:r>
    </w:p>
    <w:p w14:paraId="5FAA355B" w14:textId="4087EB17" w:rsidR="00FA4DC8" w:rsidRDefault="007E560B" w:rsidP="009663DD">
      <w:r>
        <w:t>Second, q</w:t>
      </w:r>
      <w:r w:rsidR="002B5BC6">
        <w:t>uality adjustment of labour</w:t>
      </w:r>
      <w:r w:rsidR="000E20D4">
        <w:t xml:space="preserve"> adds a weighting </w:t>
      </w:r>
      <w:r w:rsidR="00D47FCD">
        <w:t xml:space="preserve">(human capital) </w:t>
      </w:r>
      <w:r w:rsidR="000E20D4">
        <w:t xml:space="preserve">factor for education. Examples </w:t>
      </w:r>
      <w:r w:rsidR="00D47FCD">
        <w:t xml:space="preserve">based on schooling </w:t>
      </w:r>
      <w:r w:rsidR="000E20D4">
        <w:t>include Autor et al (</w:t>
      </w:r>
      <w:r w:rsidR="000E20D4">
        <w:fldChar w:fldCharType="begin" w:fldLock="1"/>
      </w:r>
      <w:r w:rsidR="00FB291D">
        <w:instrText>ADDIN CSL_CITATION { "citationItems" : [ { "id" : "ITEM-1",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"ITEM-1", "issued" : { "date-parts" : [ [ "2006" ] ] }, "title" : "The polarization of the U.S. labor market", "type" : "article-journal" }, "uris" : [ "http://www.mendeley.com/documents/?uuid=509dc7ab-23e3-4f01-abaf-3dc9768e3d71" ] } ], "mendeley" : { "formattedCitation" : "(36)", "plainTextFormattedCitation" : "(36)", "previouslyFormattedCitation" : "(36)" }, "properties" : { "noteIndex" : 0 }, "schema" : "https://github.com/citation-style-language/schema/raw/master/csl-citation.json" }</w:instrText>
      </w:r>
      <w:r w:rsidR="000E20D4">
        <w:fldChar w:fldCharType="separate"/>
      </w:r>
      <w:r w:rsidR="006D1024" w:rsidRPr="006D1024">
        <w:rPr>
          <w:noProof/>
        </w:rPr>
        <w:t>(36)</w:t>
      </w:r>
      <w:r w:rsidR="000E20D4">
        <w:fldChar w:fldCharType="end"/>
      </w:r>
      <w:r w:rsidR="000E20D4">
        <w:t xml:space="preserve"> Dougherty and Jorgensen </w:t>
      </w:r>
      <w:r w:rsidR="000E20D4">
        <w:fldChar w:fldCharType="begin" w:fldLock="1"/>
      </w:r>
      <w:r w:rsidR="0077755E">
        <w:instrText>ADDIN CSL_CITATION { "citationItems" : [ { "id" : "ITEM-1", "itemData" : { "author" : [ { "dropping-particle" : "", "family" : "Dougherty", "given" : "Chrys", "non-dropping-particle" : "", "parse-names" : false, "suffix" : "" }, { "dropping-particle" : "", "family" : "Jorgenson", "given" : "Dale W.", "non-dropping-particle" : "", "parse-names" : false, "suffix" : "" } ], "container-title" : "The American Economic Review", "id" : "ITEM-1", "issue" : "2", "issued" : { "date-parts" : [ [ "1996" ] ] }, "title" : "International Comparisons of the Sources of Economic Growth", "type" : "article-journal", "volume" : "86" }, "uris" : [ "http://www.mendeley.com/documents/?uuid=0b384e2c-6f74-421d-98fa-95c9479dc303" ] } ], "mendeley" : { "formattedCitation" : "(64)", "plainTextFormattedCitation" : "(64)", "previouslyFormattedCitation" : "(64)" }, "properties" : { "noteIndex" : 0 }, "schema" : "https://github.com/citation-style-language/schema/raw/master/csl-citation.json" }</w:instrText>
      </w:r>
      <w:r w:rsidR="000E20D4">
        <w:fldChar w:fldCharType="separate"/>
      </w:r>
      <w:r w:rsidR="00FB291D" w:rsidRPr="00FB291D">
        <w:rPr>
          <w:noProof/>
        </w:rPr>
        <w:t>(64)</w:t>
      </w:r>
      <w:r w:rsidR="000E20D4">
        <w:fldChar w:fldCharType="end"/>
      </w:r>
      <w:r w:rsidR="000E20D4">
        <w:t xml:space="preserve"> and Daude </w:t>
      </w:r>
      <w:r w:rsidR="000E20D4">
        <w:fldChar w:fldCharType="begin" w:fldLock="1"/>
      </w:r>
      <w:r w:rsidR="0077755E">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0E20D4">
        <w:fldChar w:fldCharType="separate"/>
      </w:r>
      <w:r w:rsidR="00FB291D" w:rsidRPr="00FB291D">
        <w:rPr>
          <w:noProof/>
        </w:rPr>
        <w:t>(73)</w:t>
      </w:r>
      <w:r w:rsidR="000E20D4">
        <w:fldChar w:fldCharType="end"/>
      </w:r>
      <w:r w:rsidR="000E20D4">
        <w:t xml:space="preserve">. </w:t>
      </w:r>
      <w:r>
        <w:t xml:space="preserve">Including more skill-based components are less common, though Nilsen et al </w:t>
      </w:r>
      <w:r>
        <w:fldChar w:fldCharType="begin" w:fldLock="1"/>
      </w:r>
      <w:r w:rsidR="0077755E">
        <w:instrText>ADDIN CSL_CITATION { "citationItems" : [ { "id" : "ITEM-1", "itemData" : { "DOI" : "10.1111/j.1475-4991.2011.00438.x", "ISSN" : "00346586", "author" : [ { "dropping-particle" : "", "family" : "Nilsen", "given" : "\u00d8ivind a.", "non-dropping-particle" : "", "parse-names" : false, "suffix" : "" }, { "dropping-particle" : "", "family" : "Raknerud", "given" : "Arvid", "non-dropping-particle" : "", "parse-names" : false, "suffix" : "" }, { "dropping-particle" : "", "family" : "Rybalka", "given" : "Marina", "non-dropping-particle" : "", "parse-names" : false, "suffix" : "" }, { "dropping-particle" : "", "family" : "Skjerpen", "given" : "Terje", "non-dropping-particle" : "", "parse-names" : false, "suffix" : "" } ], "container-title" : "Review of Income and Wealth", "id" : "ITEM-1", "issue" : "4997", "issued" : { "date-parts" : [ [ "2011" ] ] }, "page" : "293-305", "title" : "The importance of skill measurement for growth accounting", "type" : "article-journal", "volume" : "57" }, "uris" : [ "http://www.mendeley.com/documents/?uuid=1728d4d2-22f7-446b-8bd0-5412a42ca559" ] } ], "mendeley" : { "formattedCitation" : "(119)", "plainTextFormattedCitation" : "(119)", "previouslyFormattedCitation" : "(119)" }, "properties" : { "noteIndex" : 0 }, "schema" : "https://github.com/citation-style-language/schema/raw/master/csl-citation.json" }</w:instrText>
      </w:r>
      <w:r>
        <w:fldChar w:fldCharType="separate"/>
      </w:r>
      <w:r w:rsidR="00FB291D" w:rsidRPr="00FB291D">
        <w:rPr>
          <w:noProof/>
        </w:rPr>
        <w:t>(119)</w:t>
      </w:r>
      <w:r>
        <w:fldChar w:fldCharType="end"/>
      </w:r>
      <w:r>
        <w:t xml:space="preserve"> provide one case study.</w:t>
      </w:r>
      <w:r w:rsidR="004741E1">
        <w:t xml:space="preserve"> Q</w:t>
      </w:r>
      <w:r w:rsidR="00492EA1">
        <w:t xml:space="preserve">uality adjusted labour is more widely used than quality adjusted capital or </w:t>
      </w:r>
      <w:r w:rsidR="004741E1">
        <w:t>energy - f</w:t>
      </w:r>
      <w:r w:rsidR="00492EA1">
        <w:t xml:space="preserve">or example, Feldstein </w:t>
      </w:r>
      <w:r w:rsidR="00492EA1">
        <w:fldChar w:fldCharType="begin" w:fldLock="1"/>
      </w:r>
      <w:r w:rsidR="0077755E">
        <w:instrText>ADDIN CSL_CITATION { "citationItems" : [ { "id" : "ITEM-1", "itemData" : { "author" : [ { "dropping-particle" : "", "family" : "Feldstein", "given" : "M. S.", "non-dropping-particle" : "", "parse-names" : false, "suffix" : "" } ], "container-title" : "The Review of Economic Studies", "id" : "ITEM-1", "issue" : "4", "issued" : { "date-parts" : [ [ "1967" ] ] }, "page" : "375-386", "title" : "Specification of the Labour Input in the Aggregate Production Function", "type" : "article-journal", "volume" : "34" }, "uris" : [ "http://www.mendeley.com/documents/?uuid=edf843df-4fcb-403f-8325-9090f15d1763" ] } ], "mendeley" : { "formattedCitation" : "(57)", "plainTextFormattedCitation" : "(57)", "previouslyFormattedCitation" : "(57)" }, "properties" : { "noteIndex" : 0 }, "schema" : "https://github.com/citation-style-language/schema/raw/master/csl-citation.json" }</w:instrText>
      </w:r>
      <w:r w:rsidR="00492EA1">
        <w:fldChar w:fldCharType="separate"/>
      </w:r>
      <w:r w:rsidR="00FB291D" w:rsidRPr="00FB291D">
        <w:rPr>
          <w:noProof/>
        </w:rPr>
        <w:t>(57)</w:t>
      </w:r>
      <w:r w:rsidR="00492EA1">
        <w:fldChar w:fldCharType="end"/>
      </w:r>
      <w:r w:rsidR="00492EA1">
        <w:t xml:space="preserve">, Daude </w:t>
      </w:r>
      <w:r w:rsidR="00492EA1">
        <w:fldChar w:fldCharType="begin" w:fldLock="1"/>
      </w:r>
      <w:r w:rsidR="0077755E">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492EA1">
        <w:fldChar w:fldCharType="separate"/>
      </w:r>
      <w:r w:rsidR="00FB291D" w:rsidRPr="00FB291D">
        <w:rPr>
          <w:noProof/>
        </w:rPr>
        <w:t>(73)</w:t>
      </w:r>
      <w:r w:rsidR="00492EA1">
        <w:fldChar w:fldCharType="end"/>
      </w:r>
      <w:r w:rsidR="00492EA1">
        <w:t xml:space="preserve"> and Growiec </w:t>
      </w:r>
      <w:r w:rsidR="00492EA1">
        <w:fldChar w:fldCharType="begin" w:fldLock="1"/>
      </w:r>
      <w:r w:rsidR="0077755E">
        <w:instrText>ADDIN CSL_CITATION { "citationItems" : [ { "id" : "ITEM-1", "itemData" : { "author" : [ { "dropping-particle" : "", "family" : "Growiec", "given" : "Jakub", "non-dropping-particle" : "", "parse-names" : false, "suffix" : "" } ], "container-title" : "National Bank of Poland Working Paper No.73", "id" : "ITEM-1", "issued" : { "date-parts" : [ [ "2010" ] ] }, "title" : "On the measurement of technological progress across countries", "type" : "article-journal" }, "uris" : [ "http://www.mendeley.com/documents/?uuid=8b804ab9-7873-44df-810d-66a3d3dd730f" ] } ], "mendeley" : { "formattedCitation" : "(101)", "plainTextFormattedCitation" : "(101)", "previouslyFormattedCitation" : "(101)" }, "properties" : { "noteIndex" : 0 }, "schema" : "https://github.com/citation-style-language/schema/raw/master/csl-citation.json" }</w:instrText>
      </w:r>
      <w:r w:rsidR="00492EA1">
        <w:fldChar w:fldCharType="separate"/>
      </w:r>
      <w:r w:rsidR="00FB291D" w:rsidRPr="00FB291D">
        <w:rPr>
          <w:noProof/>
        </w:rPr>
        <w:t>(101)</w:t>
      </w:r>
      <w:r w:rsidR="00492EA1">
        <w:fldChar w:fldCharType="end"/>
      </w:r>
      <w:r w:rsidR="00492EA1">
        <w:t xml:space="preserve"> all used unadjusted capital stock with adjusted labour (no energy). </w:t>
      </w:r>
    </w:p>
    <w:p w14:paraId="28DE3624" w14:textId="082F767B" w:rsidR="00C1465E" w:rsidRDefault="007E560B">
      <w:r>
        <w:t>Third, q</w:t>
      </w:r>
      <w:r w:rsidR="00D47FCD">
        <w:t>uality adjustment of primary energy takes two basic forms</w:t>
      </w:r>
      <w:r w:rsidR="00375F17">
        <w:t xml:space="preserve"> is distinguished in 1990 by Berndt </w:t>
      </w:r>
      <w:r w:rsidR="00375F17">
        <w:fldChar w:fldCharType="begin" w:fldLock="1"/>
      </w:r>
      <w:r w:rsidR="0077755E">
        <w:instrText>ADDIN CSL_CITATION { "citationItems" : [ { "id" : "ITEM-1", "itemData" : { "DOI" : "10.1007/BF00158709", "ISBN" : "0895-562X", "ISSN" : "0895562X", "abstract" : "In this paper I survey and interpret several of the most important aspects underlying relationships among technical progress, productivity growth, and energy use, viewed from the vantage of an economist. The first portion of the paper provides a noneconomist with a nontechnical summary of the economic theory of cost and production, and defines single-factor and multi-factor productivity growth. In the second half of the paper, four examples are presented that highlight the special role of energy consumption in inducing and reflecting the effects of technical progress and productivity growth. A common theme in the four examples is that the concepts of embodiment, diffusion and learning are critical to understanding the forces linking energy usage, technical progress and productivity growth.", "author" : [ { "dropping-particle" : "", "family" : "Berndt", "given" : "Ernst R.", "non-dropping-particle" : "", "parse-names" : false, "suffix" : "" } ], "container-title" : "Journal of Productivity Analysis", "id" : "ITEM-1", "issue" : "1", "issued" : { "date-parts" : [ [ "1990" ] ] }, "page" : "67-83", "title" : "Energy use, technical progress and productivity growth: A survey of economic issues", "type" : "article-journal", "volume" : "2" }, "uris" : [ "http://www.mendeley.com/documents/?uuid=5da8fb95-c6fd-420f-a9a8-c8d711870d2f" ] } ], "mendeley" : { "formattedCitation" : "(120)", "plainTextFormattedCitation" : "(120)", "previouslyFormattedCitation" : "(120)" }, "properties" : { "noteIndex" : 0 }, "schema" : "https://github.com/citation-style-language/schema/raw/master/csl-citation.json" }</w:instrText>
      </w:r>
      <w:r w:rsidR="00375F17">
        <w:fldChar w:fldCharType="separate"/>
      </w:r>
      <w:r w:rsidR="00FB291D" w:rsidRPr="00FB291D">
        <w:rPr>
          <w:noProof/>
        </w:rPr>
        <w:t>(120)</w:t>
      </w:r>
      <w:r w:rsidR="00375F17">
        <w:fldChar w:fldCharType="end"/>
      </w:r>
      <w:r w:rsidR="00B0460C">
        <w:t>: F</w:t>
      </w:r>
      <w:r w:rsidR="00D47FCD">
        <w:t xml:space="preserve">irst is the price based method </w:t>
      </w:r>
      <w:r w:rsidR="00B0460C">
        <w:t>(e.g.</w:t>
      </w:r>
      <w:r w:rsidR="00B0460C">
        <w:fldChar w:fldCharType="begin" w:fldLock="1"/>
      </w:r>
      <w:r w:rsidR="0077755E">
        <w:instrText>ADDIN CSL_CITATION { "citationItems" : [ { "id" : "ITEM-1", "itemData" : { "DOI" : "10.1016/j.ecolecon.2010.02.005", "ISSN" : "09218009", "abstract" : "This paper develops economic definitions of energy quality for individual fuels and energy aggregates. There are use- and exchange-value concepts, as well as marginal and total measures, of energy quality. A factor augmentation or quality coefficients approach corresponds to the use-value definition while indicators based on distance functions and relative prices are exchange-value based definitions. These indicators are identical when the elasticity of substitution between fuels is infinity but diverge or cannot be computed for other interfuel elasticities of substitution. When the elasticity of substitution is zero only the quality coefficients approach is defined. I also show that 1) the ratio of an energy volume index to aggregate joules cannot be considered a complete indicator of aggregate energy quality as it does not account for quality changes in the component fuels 2) demand curve integrals do not provide information on relative use-values or fuel qualities when the elasticity of substitution is unity or less", "author" : [ { "dropping-particle" : "", "family" : "Stern", "given" : "David I.", "non-dropping-particle" : "", "parse-names" : false, "suffix" : "" } ], "container-title" : "Ecological Economics", "id" : "ITEM-1", "issue" : "7", "issued" : { "date-parts" : [ [ "2010", "5" ] ] }, "page" : "1471-1478", "publisher" : "Elsevier B.V.", "title" : "Energy quality", "type" : "article-journal", "volume" : "69" }, "uris" : [ "http://www.mendeley.com/documents/?uuid=4e9cefd7-4d25-4042-a350-e90f27c44f12" ] } ], "mendeley" : { "formattedCitation" : "(121)", "plainTextFormattedCitation" : "(121)", "previouslyFormattedCitation" : "(121)" }, "properties" : { "noteIndex" : 0 }, "schema" : "https://github.com/citation-style-language/schema/raw/master/csl-citation.json" }</w:instrText>
      </w:r>
      <w:r w:rsidR="00B0460C">
        <w:fldChar w:fldCharType="separate"/>
      </w:r>
      <w:r w:rsidR="00FB291D" w:rsidRPr="00FB291D">
        <w:rPr>
          <w:noProof/>
        </w:rPr>
        <w:t>(121)</w:t>
      </w:r>
      <w:r w:rsidR="00B0460C">
        <w:fldChar w:fldCharType="end"/>
      </w:r>
      <w:r w:rsidR="00B0460C">
        <w:t xml:space="preserve">) </w:t>
      </w:r>
      <w:r w:rsidR="00D47FCD">
        <w:t>and second is the thermodynamic method</w:t>
      </w:r>
      <w:r w:rsidR="00F734E3">
        <w:t xml:space="preserve"> (e.g. </w:t>
      </w:r>
      <w:r w:rsidR="00B0460C">
        <w:fldChar w:fldCharType="begin" w:fldLock="1"/>
      </w:r>
      <w:r w:rsidR="0077755E">
        <w:instrText>ADDIN CSL_CITATION { "citationItems" : [ { "id" : "ITEM-1", "itemData" : { "DOI" : "10.1016/j.ecolecon.2010.03.021", "ISSN" : "09218009", "abstract" : "This paper presents a societal level exergy analysis approach developed to analyse transitions in the way that energy is supplied and contributes to economic growth in the UK, the US, Austria and Japan, throughout the last century. We assess changes in exergy and useful work consumption, energy efficiency and related GDP intensity measures of each economy. The novel data provided elucidate certain characteristics of divergence and commonality in the energy transitions studied. The results indicate that in each country the processes of industrialization, urbanisation and electrification are characterised by a marked increase in exergy and useful work supplies and per capita intensities. There is a common and continuous decrease in the exergy intensity of GDP. Moreover for each country studied the trend of increasing useful work intensity of GDP reversed in the early 1970s coincident with the first oil crisis. \u00a9", "author" : [ { "dropping-particle" : "", "family" : "Warr", "given" : "Benjamin", "non-dropping-particle" : "", "parse-names" : false, "suffix" : "" }, { "dropping-particle" : "", "family" : "Ayres", "given" : "Robert", "non-dropping-particle" : "", "parse-names" : false, "suffix" : "" }, { "dropping-particle" : "", "family" : "Eisenmenger", "given" : "Nina", "non-dropping-particle" : "", "parse-names" : false, "suffix" : "" }, { "dropping-particle" : "", "family" : "Krausmann", "given" : "Fridolin", "non-dropping-particle" : "", "parse-names" : false, "suffix" : "" }, { "dropping-particle" : "", "family" : "Schandl", "given" : "Heinz", "non-dropping-particle" : "", "parse-names" : false, "suffix" : "" } ], "container-title" : "Ecological Economics", "id" : "ITEM-1", "issue" : "10", "issued" : { "date-parts" : [ [ "2010", "8" ] ] }, "page" : "1904-1917", "publisher" : "Elsevier B.V.", "title" : "Energy use and economic development: A comparative analysis of useful work supply in Austria, Japan, the United Kingdom and the US during 100years of economic growth", "type" : "article-journal", "volume" : "69" }, "uris" : [ "http://www.mendeley.com/documents/?uuid=756d36c3-140e-4f85-ad00-e25a2b3c5fdd" ] } ], "mendeley" : { "formattedCitation" : "(122)", "plainTextFormattedCitation" : "(122)", "previouslyFormattedCitation" : "(122)" }, "properties" : { "noteIndex" : 0 }, "schema" : "https://github.com/citation-style-language/schema/raw/master/csl-citation.json" }</w:instrText>
      </w:r>
      <w:r w:rsidR="00B0460C">
        <w:fldChar w:fldCharType="separate"/>
      </w:r>
      <w:r w:rsidR="00FB291D" w:rsidRPr="00FB291D">
        <w:rPr>
          <w:noProof/>
        </w:rPr>
        <w:t>(122)</w:t>
      </w:r>
      <w:r w:rsidR="00B0460C">
        <w:fldChar w:fldCharType="end"/>
      </w:r>
      <w:r w:rsidR="00B0460C">
        <w:t xml:space="preserve"> </w:t>
      </w:r>
      <w:r w:rsidR="00D47FCD">
        <w:t>where end useful work is used rather than input primary energy.</w:t>
      </w:r>
      <w:r w:rsidR="007F699D">
        <w:t xml:space="preserve"> </w:t>
      </w:r>
    </w:p>
    <w:p w14:paraId="33C68583" w14:textId="7A4E0BE1" w:rsidR="00EF46A4" w:rsidRDefault="00756669" w:rsidP="005A1F3C">
      <w:pPr>
        <w:pStyle w:val="Heading3"/>
      </w:pPr>
      <w:r>
        <w:t xml:space="preserve">Merits of quality adjustment </w:t>
      </w:r>
    </w:p>
    <w:p w14:paraId="6B5302BE" w14:textId="11FF2115" w:rsidR="00DB39F8" w:rsidRDefault="00DB39F8" w:rsidP="00492EA1">
      <w:r>
        <w:t xml:space="preserve">Caselli </w:t>
      </w:r>
      <w:r>
        <w:fldChar w:fldCharType="begin" w:fldLock="1"/>
      </w:r>
      <w:r w:rsidR="0077755E">
        <w:instrText>ADDIN CSL_CITATION { "citationItems" : [ { "id" : "ITEM-1", "itemData" : { "author" : [ { "dropping-particle" : "", "family" : "Caselli", "given" : "Francesco", "non-dropping-particle" : "", "parse-names" : false, "suffix" : "" } ], "container-title" : "Centre for Economic Performance CEP Discussion Paper No. 667", "id" : "ITEM-1", "issued" : { "date-parts" : [ [ "2005" ] ] }, "page" : "1-69", "title" : "Accounting for Cross-Country Income Differences", "type" : "article-journal" }, "uris" : [ "http://www.mendeley.com/documents/?uuid=9c106f2e-c366-428b-898a-ae7485a0a41c" ] } ], "mendeley" : { "formattedCitation" : "(69)", "plainTextFormattedCitation" : "(69)", "previouslyFormattedCitation" : "(69)" }, "properties" : { "noteIndex" : 0 }, "schema" : "https://github.com/citation-style-language/schema/raw/master/csl-citation.json" }</w:instrText>
      </w:r>
      <w:r>
        <w:fldChar w:fldCharType="separate"/>
      </w:r>
      <w:r w:rsidR="00FB291D" w:rsidRPr="00FB291D">
        <w:rPr>
          <w:noProof/>
        </w:rPr>
        <w:t>(69)</w:t>
      </w:r>
      <w:r>
        <w:fldChar w:fldCharType="end"/>
      </w:r>
      <w:r w:rsidRPr="000E20D4">
        <w:t xml:space="preserve"> </w:t>
      </w:r>
      <w:r>
        <w:t xml:space="preserve">provides </w:t>
      </w:r>
      <w:r w:rsidRPr="000E20D4">
        <w:t>a</w:t>
      </w:r>
      <w:r>
        <w:t>n excellent reference for the merits of</w:t>
      </w:r>
      <w:r w:rsidRPr="000E20D4">
        <w:t xml:space="preserve"> qual</w:t>
      </w:r>
      <w:r>
        <w:t>ity adjusted variables (labour and capital)</w:t>
      </w:r>
      <w:r w:rsidR="00B0460C">
        <w:t xml:space="preserve">, whose </w:t>
      </w:r>
      <w:r>
        <w:t>aim is to more closely model economic growth from the inputs</w:t>
      </w:r>
      <w:r w:rsidR="00B0460C">
        <w:t xml:space="preserve">. Quality adjusted values augment </w:t>
      </w:r>
      <w:r>
        <w:t xml:space="preserve">unadjusted values (e.g. </w:t>
      </w:r>
      <w:r>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fldChar w:fldCharType="separate"/>
      </w:r>
      <w:r w:rsidR="00FB291D" w:rsidRPr="00FB291D">
        <w:rPr>
          <w:noProof/>
        </w:rPr>
        <w:t>(100)</w:t>
      </w:r>
      <w:r>
        <w:fldChar w:fldCharType="end"/>
      </w:r>
      <w:r>
        <w:t>)</w:t>
      </w:r>
      <w:r w:rsidR="00B0460C">
        <w:t xml:space="preserve">, meaning </w:t>
      </w:r>
      <w:r>
        <w:t xml:space="preserve">these variables are able to bring more of </w:t>
      </w:r>
      <w:ins w:id="76" w:author="Matt" w:date="2015-06-17T15:33:00Z">
        <w:r w:rsidR="00C0777C">
          <w:t xml:space="preserve">[___ contribute more to? ____] </w:t>
        </w:r>
      </w:ins>
      <w:r>
        <w:t>economic growth within the function, and assign less to exogenous technical change</w:t>
      </w:r>
      <w:r w:rsidR="00B0460C">
        <w:t xml:space="preserve"> (i.e. Solow Residual).</w:t>
      </w:r>
    </w:p>
    <w:p w14:paraId="369BFE54" w14:textId="79E5EB99" w:rsidR="00492EA1" w:rsidRDefault="00C1465E" w:rsidP="00492EA1">
      <w:r>
        <w:t>U</w:t>
      </w:r>
      <w:r w:rsidR="00492EA1">
        <w:t>s</w:t>
      </w:r>
      <w:r>
        <w:t xml:space="preserve">ing capital services data seems logical and desirable: overcoming </w:t>
      </w:r>
      <w:r w:rsidR="00B0460C">
        <w:t xml:space="preserve">capital stock </w:t>
      </w:r>
      <w:r>
        <w:t>issues such as the</w:t>
      </w:r>
      <w:r w:rsidR="00492EA1">
        <w:t xml:space="preserve"> initial value problem of </w:t>
      </w:r>
      <w:r w:rsidR="00B0460C">
        <w:t xml:space="preserve">the </w:t>
      </w:r>
      <w:r w:rsidR="00492EA1">
        <w:t xml:space="preserve">PIM method (e.g. </w:t>
      </w:r>
      <w:r w:rsidR="00492EA1">
        <w:fldChar w:fldCharType="begin" w:fldLock="1"/>
      </w:r>
      <w:r w:rsidR="0077755E">
        <w:instrText>ADDIN CSL_CITATION { "citationItems" : [ { "id" : "ITEM-1", "itemData" : { "author" : [ { "dropping-particle" : "", "family" : "Caselli", "given" : "Francesco", "non-dropping-particle" : "", "parse-names" : false, "suffix" : "" } ], "container-title" : "Centre for Economic Performance CEP Discussion Paper No. 667", "id" : "ITEM-1", "issued" : { "date-parts" : [ [ "2005" ] ] }, "page" : "1-69", "title" : "Accounting for Cross-Country Income Differences", "type" : "article-journal" }, "uris" : [ "http://www.mendeley.com/documents/?uuid=9c106f2e-c366-428b-898a-ae7485a0a41c" ] }, { "id" : "ITEM-2", "itemData" : { "DOI" : "10.1016/j.jdeveco.2014.03.007", "ISSN" : "03043878", "author" : [ { "dropping-particle" : "", "family" : "Burda", "given" : "Michael C.", "non-dropping-particle" : "", "parse-names" : false, "suffix" : "" }, { "dropping-particle" : "", "family" : "Severgnini", "given" : "Battista", "non-dropping-particle" : "", "parse-names" : false, "suffix" : "" } ], "container-title" : "Journal of Development Economics", "id" : "ITEM-2", "issue" : "October 2013", "issued" : { "date-parts" : [ [ "2014", "7" ] ] }, "page" : "154-171", "publisher" : "Elsevier B.V.", "title" : "Solow residuals without capital stocks", "type" : "article-journal", "volume" : "109" }, "uris" : [ "http://www.mendeley.com/documents/?uuid=f56f21c6-29ec-422f-939f-cb05618aee85" ] } ], "mendeley" : { "formattedCitation" : "(69,123)", "plainTextFormattedCitation" : "(69,123)", "previouslyFormattedCitation" : "(69,123)" }, "properties" : { "noteIndex" : 0 }, "schema" : "https://github.com/citation-style-language/schema/raw/master/csl-citation.json" }</w:instrText>
      </w:r>
      <w:r w:rsidR="00492EA1">
        <w:fldChar w:fldCharType="separate"/>
      </w:r>
      <w:r w:rsidR="00FB291D" w:rsidRPr="00FB291D">
        <w:rPr>
          <w:noProof/>
        </w:rPr>
        <w:t>(69,123)</w:t>
      </w:r>
      <w:r w:rsidR="00492EA1">
        <w:fldChar w:fldCharType="end"/>
      </w:r>
      <w:r>
        <w:t xml:space="preserve">) and biased estimates of multi-factor productivity </w:t>
      </w:r>
      <w:r>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fldChar w:fldCharType="separate"/>
      </w:r>
      <w:r w:rsidR="00FB291D" w:rsidRPr="00FB291D">
        <w:rPr>
          <w:noProof/>
        </w:rPr>
        <w:t>(100)</w:t>
      </w:r>
      <w:r>
        <w:fldChar w:fldCharType="end"/>
      </w:r>
      <w:r>
        <w:t>.</w:t>
      </w:r>
      <w:r w:rsidR="00492EA1">
        <w:t xml:space="preserve"> </w:t>
      </w:r>
      <w:r>
        <w:t>Efforts to produce consistent time-series of</w:t>
      </w:r>
      <w:r w:rsidR="00492EA1">
        <w:t xml:space="preserve"> capital services</w:t>
      </w:r>
      <w:r>
        <w:t xml:space="preserve"> are increasing, with the UK’s Office of National Statistics an example of a government agency developing capital services data to run in parallel to capital stock data </w:t>
      </w:r>
      <w:r>
        <w:fldChar w:fldCharType="begin" w:fldLock="1"/>
      </w:r>
      <w:r w:rsidR="0077755E">
        <w:instrText>ADDIN CSL_CITATION { "citationItems" : [ { "id" : "ITEM-1", "itemData" : { "author" : [ { "dropping-particle" : "", "family" : "Wallis", "given" : "Gavin", "non-dropping-particle" : "", "parse-names" : false, "suffix" : "" }, { "dropping-particle" : "", "family" : "Oulton", "given" : "Nicholas", "non-dropping-particle" : "", "parse-names" : false, "suffix" : "" } ], "container-title" : "Paper prepared for the IARIW 33rd General Conference, Rotterdam, the Netherlands, August 24-30, 2014", "id" : "ITEM-1", "issued" : { "date-parts" : [ [ "2014" ] ] }, "title" : "Integrated Estimates of Capital Stocks and Services for the United Kingdom: 1950-2013", "type" : "article-journal" }, "uris" : [ "http://www.mendeley.com/documents/?uuid=0492c53f-3990-4274-abee-ca824cd82f65" ] } ], "mendeley" : { "formattedCitation" : "(124)", "plainTextFormattedCitation" : "(124)", "previouslyFormattedCitation" : "(124)" }, "properties" : { "noteIndex" : 0 }, "schema" : "https://github.com/citation-style-language/schema/raw/master/csl-citation.json" }</w:instrText>
      </w:r>
      <w:r>
        <w:fldChar w:fldCharType="separate"/>
      </w:r>
      <w:r w:rsidR="00FB291D" w:rsidRPr="00FB291D">
        <w:rPr>
          <w:noProof/>
        </w:rPr>
        <w:t>(124)</w:t>
      </w:r>
      <w:r>
        <w:fldChar w:fldCharType="end"/>
      </w:r>
      <w:r>
        <w:t xml:space="preserve">. As such, </w:t>
      </w:r>
      <w:r w:rsidR="00492EA1">
        <w:t xml:space="preserve">their use and application </w:t>
      </w:r>
      <w:r>
        <w:t xml:space="preserve">in empirical CES studies </w:t>
      </w:r>
      <w:r w:rsidR="00492EA1">
        <w:t xml:space="preserve">seems to be increasing (e.g. </w:t>
      </w:r>
      <w:r w:rsidR="00492EA1">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"id" : "ITEM-2",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"ITEM-2", "issue" : "9", "issued" : { "date-parts" : [ [ "2007" ] ] }, "page" : "465-476", "title" : "Cobb-Douglas production function: The case of a converging economy", "type" : "article-journal", "volume" : "57" }, "uris" : [ "http://www.mendeley.com/documents/?uuid=20933a31-44f4-415d-abf5-cc51f9482229" ] } ], "mendeley" : { "formattedCitation" : "(38,100)", "plainTextFormattedCitation" : "(38,100)", "previouslyFormattedCitation" : "(38,100)" }, "properties" : { "noteIndex" : 0 }, "schema" : "https://github.com/citation-style-language/schema/raw/master/csl-citation.json" }</w:instrText>
      </w:r>
      <w:r w:rsidR="00492EA1">
        <w:fldChar w:fldCharType="separate"/>
      </w:r>
      <w:r w:rsidR="00FB291D" w:rsidRPr="00FB291D">
        <w:rPr>
          <w:noProof/>
        </w:rPr>
        <w:t>(38,100)</w:t>
      </w:r>
      <w:r w:rsidR="00492EA1">
        <w:fldChar w:fldCharType="end"/>
      </w:r>
      <w:r w:rsidR="00492EA1">
        <w:t xml:space="preserve">), However, whilst datasets are </w:t>
      </w:r>
      <w:r>
        <w:t>becoming more prevalent</w:t>
      </w:r>
      <w:r w:rsidR="00492EA1">
        <w:t xml:space="preserve">, some caution is needed - Inklaar </w:t>
      </w:r>
      <w:r w:rsidR="00492EA1">
        <w:fldChar w:fldCharType="begin" w:fldLock="1"/>
      </w:r>
      <w:r w:rsidR="0077755E">
        <w:instrText>ADDIN CSL_CITATION { "citationItems" : [ { "id" : "ITEM-1", "itemData" : { "DOI" : "10.1111/j.1475-4991.2010.00383.x", "ISSN" : "00346586", "author" : [ { "dropping-particle" : "", "family" : "Inklaar", "given" : "Robert", "non-dropping-particle" : "", "parse-names" : false, "suffix" : "" } ], "container-title" : "Review of Income and Wealth", "id" : "ITEM-1", "issue" : "2", "issued" : { "date-parts" : [ [ "2010" ] ] }, "page" : "389-412", "title" : "The sensitivity of capital services measurement: Measure all assets and the cost of capital", "type" : "article-journal", "volume" : "56" }, "uris" : [ "http://www.mendeley.com/documents/?uuid=ea1a4940-a617-4319-b694-83422e3342dd" ] } ], "mendeley" : { "formattedCitation" : "(125)", "plainTextFormattedCitation" : "(125)", "previouslyFormattedCitation" : "(125)" }, "properties" : { "noteIndex" : 0 }, "schema" : "https://github.com/citation-style-language/schema/raw/master/csl-citation.json" }</w:instrText>
      </w:r>
      <w:r w:rsidR="00492EA1">
        <w:fldChar w:fldCharType="separate"/>
      </w:r>
      <w:r w:rsidR="00FB291D" w:rsidRPr="00FB291D">
        <w:rPr>
          <w:noProof/>
        </w:rPr>
        <w:t>(125)</w:t>
      </w:r>
      <w:r w:rsidR="00492EA1">
        <w:fldChar w:fldCharType="end"/>
      </w:r>
      <w:r w:rsidR="00492EA1">
        <w:t xml:space="preserve"> raise</w:t>
      </w:r>
      <w:r>
        <w:t>s</w:t>
      </w:r>
      <w:r w:rsidR="00492EA1">
        <w:t xml:space="preserve"> importance concerns about the accuracy of these capital services methodology, such that Inklaar and Timmer </w:t>
      </w:r>
      <w:r w:rsidR="00492EA1">
        <w:fldChar w:fldCharType="begin" w:fldLock="1"/>
      </w:r>
      <w:r w:rsidR="0077755E">
        <w:instrText>ADDIN CSL_CITATION { "citationItems" : [ { "id" : "ITEM-1", "itemData" : { "author" : [ { "dropping-particle" : "", "family" : "Inklaar", "given" : "Robert", "non-dropping-particle" : "", "parse-names" : false, "suffix" : "" }, { "dropping-particle" : "", "family" : "Timmer", "given" : "Marcel P", "non-dropping-particle" : "", "parse-names" : false, "suffix" : "" } ], "container-title" : "Groningen Growth and Development Centre - Technical Report", "id" : "ITEM-1", "issued" : { "date-parts" : [ [ "2013" ] ] }, "page" : "1-38", "title" : "Capital, labor and TFP in PWT8.0", "type" : "article-journal" }, "uris" : [ "http://www.mendeley.com/documents/?uuid=817f570a-c425-4b46-b5f8-39aab3076186" ] } ], "mendeley" : { "formattedCitation" : "(105)", "plainTextFormattedCitation" : "(105)", "previouslyFormattedCitation" : "(105)" }, "properties" : { "noteIndex" : 0 }, "schema" : "https://github.com/citation-style-language/schema/raw/master/csl-citation.json" }</w:instrText>
      </w:r>
      <w:r w:rsidR="00492EA1">
        <w:fldChar w:fldCharType="separate"/>
      </w:r>
      <w:r w:rsidR="00FB291D" w:rsidRPr="00FB291D">
        <w:rPr>
          <w:noProof/>
        </w:rPr>
        <w:t>(105)</w:t>
      </w:r>
      <w:r w:rsidR="00492EA1">
        <w:fldChar w:fldCharType="end"/>
      </w:r>
      <w:r w:rsidR="00492EA1">
        <w:t xml:space="preserve"> later decide to keep capital stock data for the PWT rather than adopt capital service data.</w:t>
      </w:r>
    </w:p>
    <w:p w14:paraId="6A080910" w14:textId="5FABE059" w:rsidR="00DB39F8" w:rsidRDefault="00756669" w:rsidP="00EF46A4">
      <w:r>
        <w:t xml:space="preserve">Quality adjusted labour is the most consistent and widely applied methodology (of the three), with work by authors including Barro and Lee (e.g. </w:t>
      </w:r>
      <w:r>
        <w:fldChar w:fldCharType="begin" w:fldLock="1"/>
      </w:r>
      <w:r w:rsidR="0077755E">
        <w:instrText>ADDIN CSL_CITATION { "citationItems" : [ { "id" : "ITEM-1", "itemData" : { "DOI" : "10.1093/oep/53.3.541", "ISBN" : "00307653", "ISSN" : "0030-7653, 1464-3812", "abstract" : "This paper presents a data set that improves the measurement of educational attainment for a broad group of countries. We extend our previous estimates to 1995 for educational attainment for the population over ages 15 and 25. We also provide projections for 2000. We discuss the estimation method for the measures of educational attainment and relate our estimates to alternative international measures of human capital stocks.", "author" : [ { "dropping-particle" : "", "family" : "Barro", "given" : "R", "non-dropping-particle" : "", "parse-names" : false, "suffix" : "" }, { "dropping-particle" : "", "family" : "Lee", "given" : "J", "non-dropping-particle" : "", "parse-names" : false, "suffix" : "" } ], "container-title" : "Oxford Economic Papers", "id" : "ITEM-1", "issue" : "3", "issued" : { "date-parts" : [ [ "2001" ] ] }, "page" : "541-563", "title" : "International data on educational attainment: updates and implications", "type" : "article-journal", "volume" : "53" }, "uris" : [ "http://www.mendeley.com/documents/?uuid=e5614fdf-0522-4d73-8539-f70d372912fb" ] } ], "mendeley" : { "formattedCitation" : "(126)", "plainTextFormattedCitation" : "(126)", "previouslyFormattedCitation" : "(126)" }, "properties" : { "noteIndex" : 0 }, "schema" : "https://github.com/citation-style-language/schema/raw/master/csl-citation.json" }</w:instrText>
      </w:r>
      <w:r>
        <w:fldChar w:fldCharType="separate"/>
      </w:r>
      <w:r w:rsidR="00FB291D" w:rsidRPr="00FB291D">
        <w:rPr>
          <w:noProof/>
        </w:rPr>
        <w:t>(126)</w:t>
      </w:r>
      <w:r>
        <w:fldChar w:fldCharType="end"/>
      </w:r>
      <w:r>
        <w:t xml:space="preserve">) and de Silva </w:t>
      </w:r>
      <w:r>
        <w:fldChar w:fldCharType="begin" w:fldLock="1"/>
      </w:r>
      <w:r w:rsidR="0077755E">
        <w:instrText>ADDIN CSL_CITATION { "citationItems" : [ { "id" : "ITEM-1", "itemData" : { "DOI" : "10.1007/s10258-010-0053-9", "ISBN" : "1025801000539", "ISSN" : "1617982X", "author" : [ { "dropping-particle" : "", "family" : "Silva", "given" : "Ester Gomes", "non-dropping-particle" : "da", "parse-names" : false, "suffix" : "" } ], "container-title" : "Portuguese Economic Journal", "id" : "ITEM-1", "issue" : "1", "issued" : { "date-parts" : [ [ "2010" ] ] }, "page" : "35-74", "title" : "Capital services estimates in Portuguese industries, 1977-2003", "type" : "article-journal", "volume" : "9" }, "uris" : [ "http://www.mendeley.com/documents/?uuid=a3c4f38b-df83-4646-9ecb-1bed1533d7e4" ] } ], "mendeley" : { "formattedCitation" : "(127)", "plainTextFormattedCitation" : "(127)", "previouslyFormattedCitation" : "(127)" }, "properties" : { "noteIndex" : 0 }, "schema" : "https://github.com/citation-style-language/schema/raw/master/csl-citation.json" }</w:instrText>
      </w:r>
      <w:r>
        <w:fldChar w:fldCharType="separate"/>
      </w:r>
      <w:r w:rsidR="00FB291D" w:rsidRPr="00FB291D">
        <w:rPr>
          <w:noProof/>
        </w:rPr>
        <w:t>(127)</w:t>
      </w:r>
      <w:r>
        <w:fldChar w:fldCharType="end"/>
      </w:r>
      <w:r>
        <w:t xml:space="preserve"> to produce time-series data</w:t>
      </w:r>
      <w:r w:rsidR="00076D65">
        <w:t>,</w:t>
      </w:r>
      <w:r>
        <w:t xml:space="preserve"> meaning this </w:t>
      </w:r>
      <w:ins w:id="77" w:author="Matt" w:date="2015-06-17T15:34:00Z">
        <w:r w:rsidR="006617AC">
          <w:t xml:space="preserve">is </w:t>
        </w:r>
      </w:ins>
      <w:r>
        <w:t>an increasingly viable option for studies.</w:t>
      </w:r>
      <w:r w:rsidR="00DB39F8">
        <w:t xml:space="preserve"> </w:t>
      </w:r>
      <w:r w:rsidR="00076D65">
        <w:t xml:space="preserve">The results matter: </w:t>
      </w:r>
      <w:r w:rsidR="00DB39F8">
        <w:t xml:space="preserve">Duffy and </w:t>
      </w:r>
      <w:r w:rsidR="00DB39F8" w:rsidRPr="00DB39F8">
        <w:t>Papageorgiou</w:t>
      </w:r>
      <w:r w:rsidR="00DB39F8">
        <w:t xml:space="preserve"> </w:t>
      </w:r>
      <w:r w:rsidR="00DB39F8">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DB39F8">
        <w:fldChar w:fldCharType="separate"/>
      </w:r>
      <w:r w:rsidR="00FB291D" w:rsidRPr="00FB291D">
        <w:rPr>
          <w:noProof/>
        </w:rPr>
        <w:t>(83)</w:t>
      </w:r>
      <w:r w:rsidR="00DB39F8">
        <w:fldChar w:fldCharType="end"/>
      </w:r>
      <w:r w:rsidR="00DB39F8">
        <w:t xml:space="preserve"> find using human capital adjusted labour the elasticity of substitution (between labour and capital) was significantly above unity for the richest countries and significantly below unity for the poorest countries. </w:t>
      </w:r>
    </w:p>
    <w:p w14:paraId="0B95B6A7" w14:textId="52CC3E0B" w:rsidR="00C1465E" w:rsidRDefault="00C1465E" w:rsidP="00C1465E">
      <w:r>
        <w:t xml:space="preserve">Concerning </w:t>
      </w:r>
      <w:r w:rsidR="00076D65">
        <w:t xml:space="preserve">quality adjusted </w:t>
      </w:r>
      <w:r>
        <w:t>energy, few datasets exist – and no international datasets – leaving studies to typically derive their own quality adjusted values (e.g. Berndt</w:t>
      </w:r>
      <w:r w:rsidR="00076D65">
        <w:t xml:space="preserve"> </w:t>
      </w:r>
      <w:r w:rsidR="00076D65">
        <w:fldChar w:fldCharType="begin" w:fldLock="1"/>
      </w:r>
      <w:r w:rsidR="0077755E">
        <w:instrText>ADDIN CSL_CITATION { "citationItems" : [ { "id" : "ITEM-1", "itemData" : { "DOI" : "10.1007/BF00158709", "ISBN" : "0895-562X", "ISSN" : "0895562X", "abstract" : "In this paper I survey and interpret several of the most important aspects underlying relationships among technical progress, productivity growth, and energy use, viewed from the vantage of an economist. The first portion of the paper provides a noneconomist with a nontechnical summary of the economic theory of cost and production, and defines single-factor and multi-factor productivity growth. In the second half of the paper, four examples are presented that highlight the special role of energy consumption in inducing and reflecting the effects of technical progress and productivity growth. A common theme in the four examples is that the concepts of embodiment, diffusion and learning are critical to understanding the forces linking energy usage, technical progress and productivity growth.", "author" : [ { "dropping-particle" : "", "family" : "Berndt", "given" : "Ernst R.", "non-dropping-particle" : "", "parse-names" : false, "suffix" : "" } ], "container-title" : "Journal of Productivity Analysis", "id" : "ITEM-1", "issue" : "1", "issued" : { "date-parts" : [ [ "1990" ] ] }, "page" : "67-83", "title" : "Energy use, technical progress and productivity growth: A survey of economic issues", "type" : "article-journal", "volume" : "2" }, "uris" : [ "http://www.mendeley.com/documents/?uuid=5da8fb95-c6fd-420f-a9a8-c8d711870d2f" ] } ], "mendeley" : { "formattedCitation" : "(120)", "plainTextFormattedCitation" : "(120)", "previouslyFormattedCitation" : "(120)" }, "properties" : { "noteIndex" : 0 }, "schema" : "https://github.com/citation-style-language/schema/raw/master/csl-citation.json" }</w:instrText>
      </w:r>
      <w:r w:rsidR="00076D65">
        <w:fldChar w:fldCharType="separate"/>
      </w:r>
      <w:r w:rsidR="00FB291D" w:rsidRPr="00FB291D">
        <w:rPr>
          <w:noProof/>
        </w:rPr>
        <w:t>(120)</w:t>
      </w:r>
      <w:r w:rsidR="00076D65">
        <w:fldChar w:fldCharType="end"/>
      </w:r>
      <w:r w:rsidR="00076D65">
        <w:t xml:space="preserve"> and Ayres and Warr </w:t>
      </w:r>
      <w:r w:rsidR="00076D65">
        <w:lastRenderedPageBreak/>
        <w:fldChar w:fldCharType="begin" w:fldLock="1"/>
      </w:r>
      <w:r w:rsidR="0077755E">
        <w:instrText>ADDIN CSL_CITATION { "citationItems" : [ { "id" : "ITEM-1", "itemData" : { "DOI" : "10.1016/j.energy.2009.12.017", "ISSN" : "0360-5442", "author" : [ { "dropping-particle" : "", "family" : "Warr", "given" : "B S", "non-dropping-particle" : "", "parse-names" : false, "suffix" : "" }, { "dropping-particle" : "", "family" : "Ayres", "given" : "R U", "non-dropping-particle" : "", "parse-names" : false, "suffix" : "" } ], "container-title" : "Energy", "id" : "ITEM-1", "issue" : "4", "issued" : { "date-parts" : [ [ "2010" ] ] }, "page" : "1688-1693", "publisher" : "Elsevier Ltd", "title" : "Evidence of causality between the quantity and quality of energy consumption and economic growth", "type" : "article-journal", "volume" : "35" }, "uris" : [ "http://www.mendeley.com/documents/?uuid=03dd9578-c250-4fd8-bdc9-317dc04a3d21" ] } ], "mendeley" : { "formattedCitation" : "(128)", "plainTextFormattedCitation" : "(128)", "previouslyFormattedCitation" : "(128)" }, "properties" : { "noteIndex" : 0 }, "schema" : "https://github.com/citation-style-language/schema/raw/master/csl-citation.json" }</w:instrText>
      </w:r>
      <w:r w:rsidR="00076D65">
        <w:fldChar w:fldCharType="separate"/>
      </w:r>
      <w:r w:rsidR="00FB291D" w:rsidRPr="00FB291D">
        <w:rPr>
          <w:noProof/>
        </w:rPr>
        <w:t>(128)</w:t>
      </w:r>
      <w:r w:rsidR="00076D65">
        <w:fldChar w:fldCharType="end"/>
      </w:r>
      <w:r w:rsidR="00076D65">
        <w:t>)</w:t>
      </w:r>
      <w:r>
        <w:t xml:space="preserve">, which is time-consuming. The result is that most </w:t>
      </w:r>
      <w:r w:rsidR="00076D65">
        <w:t xml:space="preserve">CES </w:t>
      </w:r>
      <w:r w:rsidR="00EC60B0">
        <w:t xml:space="preserve">empirical </w:t>
      </w:r>
      <w:r>
        <w:t xml:space="preserve">studies continue to use primary energy </w:t>
      </w:r>
      <w:r w:rsidR="00076D65">
        <w:t xml:space="preserve">(e.g. </w:t>
      </w:r>
      <w:r w:rsidR="00076D65">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"(32,85)", "plainTextFormattedCitation" : "(32,85)", "previouslyFormattedCitation" : "(32,85)" }, "properties" : { "noteIndex" : 0 }, "schema" : "https://github.com/citation-style-language/schema/raw/master/csl-citation.json" }</w:instrText>
      </w:r>
      <w:r w:rsidR="00076D65">
        <w:fldChar w:fldCharType="separate"/>
      </w:r>
      <w:r w:rsidR="00FB291D" w:rsidRPr="00FB291D">
        <w:rPr>
          <w:noProof/>
        </w:rPr>
        <w:t>(32,85)</w:t>
      </w:r>
      <w:r w:rsidR="00076D65">
        <w:fldChar w:fldCharType="end"/>
      </w:r>
      <w:r w:rsidR="00076D65">
        <w:t>).</w:t>
      </w:r>
      <w:r>
        <w:t xml:space="preserve">  </w:t>
      </w:r>
    </w:p>
    <w:p w14:paraId="6EB39CF0" w14:textId="1D7B8A10" w:rsidR="004741E1" w:rsidRDefault="004741E1" w:rsidP="004741E1">
      <w:r>
        <w:t xml:space="preserve">Interestingly, empirical studies rarely quality adjust all variables. Koesler and Schymura </w:t>
      </w:r>
      <w:r>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fldChar w:fldCharType="separate"/>
      </w:r>
      <w:r w:rsidR="006D1024" w:rsidRPr="006D1024">
        <w:rPr>
          <w:noProof/>
        </w:rPr>
        <w:t>(43)</w:t>
      </w:r>
      <w:r>
        <w:fldChar w:fldCharType="end"/>
      </w:r>
      <w:r>
        <w:t xml:space="preserve"> use unadjusted </w:t>
      </w:r>
      <w:r w:rsidR="00DB39F8">
        <w:t xml:space="preserve">K,L,E </w:t>
      </w:r>
      <w:r>
        <w:t xml:space="preserve">values, whilst Shen and Whalley </w:t>
      </w:r>
      <w:r>
        <w:fldChar w:fldCharType="begin" w:fldLock="1"/>
      </w:r>
      <w:r>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fldChar w:fldCharType="separate"/>
      </w:r>
      <w:r w:rsidRPr="00AB3F51">
        <w:rPr>
          <w:noProof/>
        </w:rPr>
        <w:t>(17)</w:t>
      </w:r>
      <w:r>
        <w:fldChar w:fldCharType="end"/>
      </w:r>
      <w:r>
        <w:t xml:space="preserve"> use unadjusted</w:t>
      </w:r>
      <w:r w:rsidR="00076D65">
        <w:t xml:space="preserve"> K</w:t>
      </w:r>
      <w:r>
        <w:t xml:space="preserve">, adjusted </w:t>
      </w:r>
      <w:r w:rsidR="00076D65">
        <w:t>L,</w:t>
      </w:r>
      <w:r>
        <w:t xml:space="preserve"> and unadjusted </w:t>
      </w:r>
      <w:r w:rsidR="00076D65">
        <w:t>E</w:t>
      </w:r>
      <w:r>
        <w:t>. This highlights a curious feature: studies involving just capital and labour expend significant effort to quality adjust normally one variable (occasionally both), but those introduc</w:t>
      </w:r>
      <w:r w:rsidR="00076D65">
        <w:t>ing</w:t>
      </w:r>
      <w:r>
        <w:t xml:space="preserve"> energy as a third variable typically use unadjusted values for </w:t>
      </w:r>
      <w:r w:rsidR="00C1465E">
        <w:t>capital and labour</w:t>
      </w:r>
      <w:r>
        <w:t xml:space="preserve">. This </w:t>
      </w:r>
      <w:r w:rsidR="00076D65">
        <w:t>is slightly s</w:t>
      </w:r>
      <w:r>
        <w:t>urprising</w:t>
      </w:r>
      <w:r w:rsidR="00076D65">
        <w:t xml:space="preserve">, </w:t>
      </w:r>
      <w:r>
        <w:t xml:space="preserve">given the focus of </w:t>
      </w:r>
      <w:r w:rsidR="00C1465E">
        <w:t>the</w:t>
      </w:r>
      <w:r>
        <w:t xml:space="preserve"> studies is to better mode</w:t>
      </w:r>
      <w:r w:rsidR="00DB39F8">
        <w:t>l growth from within the model</w:t>
      </w:r>
      <w:r w:rsidR="00076D65">
        <w:t xml:space="preserve">, </w:t>
      </w:r>
      <w:r w:rsidR="00DB39F8">
        <w:t xml:space="preserve">but perhaps </w:t>
      </w:r>
      <w:r w:rsidR="00076D65">
        <w:t xml:space="preserve">best </w:t>
      </w:r>
      <w:r w:rsidR="00DB39F8">
        <w:t xml:space="preserve">reflects the effort involved in obtaining time-series quality adjusted </w:t>
      </w:r>
      <w:ins w:id="78" w:author="Matt" w:date="2015-06-17T15:35:00Z">
        <w:r w:rsidR="008A71F5">
          <w:t xml:space="preserve">[____ energy? ____] </w:t>
        </w:r>
      </w:ins>
      <w:r w:rsidR="00DB39F8">
        <w:t>variables.</w:t>
      </w:r>
    </w:p>
    <w:p w14:paraId="337A1CE7" w14:textId="77777777" w:rsidR="004741E1" w:rsidRPr="004741E1" w:rsidRDefault="004741E1"/>
    <w:p w14:paraId="1B110925" w14:textId="7D8B80B3" w:rsidR="00A410A8" w:rsidRDefault="00A410A8" w:rsidP="00555A8F">
      <w:pPr>
        <w:pStyle w:val="Heading2"/>
      </w:pPr>
      <w:r>
        <w:t>Other parameters</w:t>
      </w:r>
    </w:p>
    <w:p w14:paraId="02FA4CEF" w14:textId="34BC8D8D" w:rsidR="005D7EAF" w:rsidRDefault="005D7EAF" w:rsidP="005D7EAF">
      <w:pPr>
        <w:pStyle w:val="Heading3"/>
      </w:pPr>
      <w:r>
        <w:t>Elasticity of substitution</w:t>
      </w:r>
      <w:r w:rsidR="006D7CD8">
        <w:t xml:space="preserve">, </w:t>
      </w:r>
      <w:r w:rsidR="006D7CD8">
        <w:sym w:font="Symbol" w:char="F073"/>
      </w:r>
      <w:r>
        <w:t xml:space="preserve"> </w:t>
      </w:r>
    </w:p>
    <w:p w14:paraId="4C95E9D1" w14:textId="7E8E2A1D" w:rsidR="0049793B" w:rsidRDefault="00251FEA" w:rsidP="0049793B">
      <w:r>
        <w:t>E</w:t>
      </w:r>
      <w:r w:rsidR="006D7CD8">
        <w:t>lasticity of substitution (</w:t>
      </w:r>
      <w:r w:rsidR="006D7CD8">
        <w:sym w:font="Symbol" w:char="F073"/>
      </w:r>
      <w:r w:rsidR="006D7CD8">
        <w:t xml:space="preserve">) tells us if one </w:t>
      </w:r>
      <w:r w:rsidR="00F643A3">
        <w:t>input</w:t>
      </w:r>
      <w:r w:rsidR="006D7CD8">
        <w:t xml:space="preserve"> </w:t>
      </w:r>
      <w:ins w:id="79" w:author="Matt" w:date="2015-06-17T15:42:00Z">
        <w:r w:rsidR="00661A9D">
          <w:t xml:space="preserve">[____ Need to decide whether we’ll use the term “input” or “factor of production”. Maybe Marco can provide some guidance? ____] </w:t>
        </w:r>
      </w:ins>
      <w:r w:rsidR="006D7CD8">
        <w:t>decreases, how much is substituted</w:t>
      </w:r>
      <w:ins w:id="80" w:author="Matt" w:date="2015-06-17T15:41:00Z">
        <w:r w:rsidR="00833731">
          <w:t>[____ substitutable? ____]</w:t>
        </w:r>
      </w:ins>
      <w:r w:rsidR="006D7CD8">
        <w:t xml:space="preserve"> by another. </w:t>
      </w:r>
      <w:r w:rsidR="0049793B">
        <w:t>It is probably the single most important parameter to be evaluated from an empirical CES study, due to its importance in modelling and policy</w:t>
      </w:r>
      <w:r w:rsidR="00C234A8">
        <w:t xml:space="preserve">, as noted by authors including Zha and Zhou </w:t>
      </w:r>
      <w:r w:rsidR="00C234A8">
        <w:fldChar w:fldCharType="begin" w:fldLock="1"/>
      </w:r>
      <w:r w:rsidR="00C234A8">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C234A8">
        <w:fldChar w:fldCharType="separate"/>
      </w:r>
      <w:r w:rsidR="00C234A8" w:rsidRPr="00C234A8">
        <w:rPr>
          <w:noProof/>
        </w:rPr>
        <w:t>(18)</w:t>
      </w:r>
      <w:r w:rsidR="00C234A8">
        <w:fldChar w:fldCharType="end"/>
      </w:r>
      <w:r w:rsidR="00C234A8">
        <w:t xml:space="preserve">, Koesler </w:t>
      </w:r>
      <w:r w:rsidR="00A01D11">
        <w:t xml:space="preserve">and Schymura </w:t>
      </w:r>
      <w:r w:rsidR="00C234A8">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C234A8">
        <w:fldChar w:fldCharType="separate"/>
      </w:r>
      <w:r w:rsidR="006D1024" w:rsidRPr="006D1024">
        <w:rPr>
          <w:noProof/>
        </w:rPr>
        <w:t>(43)</w:t>
      </w:r>
      <w:r w:rsidR="00C234A8">
        <w:fldChar w:fldCharType="end"/>
      </w:r>
      <w:r w:rsidR="00C234A8">
        <w:t xml:space="preserve">, Sorrell </w:t>
      </w:r>
      <w:r w:rsidR="00C234A8">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C234A8">
        <w:fldChar w:fldCharType="separate"/>
      </w:r>
      <w:r w:rsidR="00FB291D" w:rsidRPr="00FB291D">
        <w:rPr>
          <w:noProof/>
        </w:rPr>
        <w:t>(129)</w:t>
      </w:r>
      <w:r w:rsidR="00C234A8">
        <w:fldChar w:fldCharType="end"/>
      </w:r>
      <w:r w:rsidR="00C234A8">
        <w:t>, and van der Werf (</w:t>
      </w:r>
      <w:r w:rsidR="00C234A8">
        <w:fldChar w:fldCharType="begin" w:fldLock="1"/>
      </w:r>
      <w:r w:rsidR="00C234A8">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C234A8">
        <w:fldChar w:fldCharType="separate"/>
      </w:r>
      <w:r w:rsidR="00C234A8" w:rsidRPr="00E71A29">
        <w:rPr>
          <w:noProof/>
        </w:rPr>
        <w:t>(32)</w:t>
      </w:r>
      <w:r w:rsidR="00C234A8">
        <w:fldChar w:fldCharType="end"/>
      </w:r>
      <w:r w:rsidR="00C234A8">
        <w:t>. A</w:t>
      </w:r>
      <w:r w:rsidR="0049793B">
        <w:t xml:space="preserve"> good </w:t>
      </w:r>
      <w:r w:rsidR="00C234A8">
        <w:t>discussion</w:t>
      </w:r>
      <w:r w:rsidR="0049793B">
        <w:t xml:space="preserve"> is </w:t>
      </w:r>
      <w:r w:rsidR="00C234A8">
        <w:t xml:space="preserve">also </w:t>
      </w:r>
      <w:r w:rsidR="0049793B">
        <w:t xml:space="preserve">provided by Chirinko </w:t>
      </w:r>
      <w:r w:rsidR="0049793B">
        <w:fldChar w:fldCharType="begin" w:fldLock="1"/>
      </w:r>
      <w:r w:rsidR="0049793B">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49793B">
        <w:fldChar w:fldCharType="separate"/>
      </w:r>
      <w:r w:rsidR="0049793B" w:rsidRPr="0049793B">
        <w:rPr>
          <w:noProof/>
        </w:rPr>
        <w:t>(26)</w:t>
      </w:r>
      <w:r w:rsidR="0049793B">
        <w:fldChar w:fldCharType="end"/>
      </w:r>
      <w:r w:rsidR="0049793B">
        <w:t xml:space="preserve"> and Palivos </w:t>
      </w:r>
      <w:r w:rsidR="0049793B">
        <w:fldChar w:fldCharType="begin" w:fldLock="1"/>
      </w:r>
      <w:r w:rsidR="00C234A8">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49793B">
        <w:fldChar w:fldCharType="separate"/>
      </w:r>
      <w:r w:rsidR="0049793B" w:rsidRPr="0049793B">
        <w:rPr>
          <w:noProof/>
        </w:rPr>
        <w:t>(27)</w:t>
      </w:r>
      <w:r w:rsidR="0049793B">
        <w:fldChar w:fldCharType="end"/>
      </w:r>
      <w:r w:rsidR="0049793B">
        <w:t xml:space="preserve">. </w:t>
      </w:r>
      <w:r w:rsidR="00C234A8">
        <w:t>It is a crucial parameter</w:t>
      </w:r>
      <w:r w:rsidR="006D7CD8">
        <w:t xml:space="preserve"> in </w:t>
      </w:r>
      <w:r w:rsidR="00C234A8">
        <w:t xml:space="preserve">a </w:t>
      </w:r>
      <w:r w:rsidR="006D7CD8">
        <w:t>CGE modelling framework</w:t>
      </w:r>
      <w:r w:rsidR="00C234A8">
        <w:t xml:space="preserve">: </w:t>
      </w:r>
      <w:r w:rsidR="00E71A29">
        <w:t xml:space="preserve">Jacoby et al </w:t>
      </w:r>
      <w:r w:rsidR="00C234A8">
        <w:fldChar w:fldCharType="begin" w:fldLock="1"/>
      </w:r>
      <w:r w:rsidR="0077755E">
        <w:instrText>ADDIN CSL_CITATION { "citationItems" : [ { "id" : "ITEM-1", "itemData" : { "DOI" : "10.1016/j.eneco.2006.05.014", "ISBN" : "0140-9883", "ISSN" : "01409883", "abstract" : "Potential technology change has a strong influence on projections of greenhouse gas emissions and costs of control, and computable general equilibrium (CGE) models are a common device for studying these phenomena. Using the MIT Emissions Prediction and Policy Analysis (EPPA) model as an example, two ways of representing technology in these models are discussed: the sector-level description of production possibilities founded on social accounting matrices and elasticity estimates, and sub-models of specific supply or end-use devices based on engineering-process data. A distinction is made between exogenous and endogenous technical change, and it is shown how, because of model structure and the origin of key parameters, such models naturally include shifts in production process that reflect some degree of endogenous technical change. As a result, the introduction of explicit endogenous relations should be approached with caution, to avoid double counting. ?? 2006 Elsevier B.V. All rights reserved.", "author" : [ { "dropping-particle" : "", "family" : "Jacoby", "given" : "Henry D.", "non-dropping-particle" : "", "parse-names" : false, "suffix" : "" }, { "dropping-particle" : "", "family" : "Reilly", "given" : "John M.", "non-dropping-particle" : "", "parse-names" : false, "suffix" : "" }, { "dropping-particle" : "", "family" : "McFarland", "given" : "James R.", "non-dropping-particle" : "", "parse-names" : false, "suffix" : "" }, { "dropping-particle" : "", "family" : "Paltsev", "given" : "Sergey", "non-dropping-particle" : "", "parse-names" : false, "suffix" : "" } ], "container-title" : "Energy Economics", "id" : "ITEM-1", "issue" : "5-6", "issued" : { "date-parts" : [ [ "2006" ] ] }, "page" : "610-631", "title" : "Technology and technical change in the MIT EPPA model", "type" : "article-journal", "volume" : "28" }, "uris" : [ "http://www.mendeley.com/documents/?uuid=f3906208-e7fa-4f07-90db-0cae744828e3" ] } ], "mendeley" : { "formattedCitation" : "(130)", "plainTextFormattedCitation" : "(130)", "previouslyFormattedCitation" : "(130)" }, "properties" : { "noteIndex" : 0 }, "schema" : "https://github.com/citation-style-language/schema/raw/master/csl-citation.json" }</w:instrText>
      </w:r>
      <w:r w:rsidR="00C234A8">
        <w:fldChar w:fldCharType="separate"/>
      </w:r>
      <w:r w:rsidR="00FB291D" w:rsidRPr="00FB291D">
        <w:rPr>
          <w:noProof/>
        </w:rPr>
        <w:t>(130)</w:t>
      </w:r>
      <w:r w:rsidR="00C234A8">
        <w:fldChar w:fldCharType="end"/>
      </w:r>
      <w:r w:rsidR="00C234A8">
        <w:t xml:space="preserve"> </w:t>
      </w:r>
      <w:r w:rsidR="00E71A29">
        <w:t xml:space="preserve">found changes to this variable was the main driver of their </w:t>
      </w:r>
      <w:r w:rsidR="00C234A8" w:rsidRPr="005A1F3C">
        <w:t>CGE</w:t>
      </w:r>
      <w:r w:rsidR="00E71A29" w:rsidRPr="00DA5BF9">
        <w:rPr>
          <w:i/>
        </w:rPr>
        <w:t xml:space="preserve"> </w:t>
      </w:r>
      <w:r w:rsidR="00E71A29">
        <w:t xml:space="preserve">model results. Meanwhile Saunders </w:t>
      </w:r>
      <w:r w:rsidR="00E71A29">
        <w:fldChar w:fldCharType="begin" w:fldLock="1"/>
      </w:r>
      <w:r w:rsidR="00E71A29">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"id" : "ITEM-2", "itemData" : { "author" : [ { "dropping-particle" : "", "family" : "Saunders", "given" : "Harry D", "non-dropping-particle" : "", "parse-names" : false, "suffix" : "" } ], "container-title" : "The Energy Journal", "id" : "ITEM-2",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"(10,14)", "plainTextFormattedCitation" : "(10,14)", "previouslyFormattedCitation" : "(10,14)" }, "properties" : { "noteIndex" : 0 }, "schema" : "https://github.com/citation-style-language/schema/raw/master/csl-citation.json" }</w:instrText>
      </w:r>
      <w:r w:rsidR="00E71A29">
        <w:fldChar w:fldCharType="separate"/>
      </w:r>
      <w:r w:rsidR="00E71A29" w:rsidRPr="00E71A29">
        <w:rPr>
          <w:noProof/>
        </w:rPr>
        <w:t>(10,14)</w:t>
      </w:r>
      <w:r w:rsidR="00E71A29">
        <w:fldChar w:fldCharType="end"/>
      </w:r>
      <w:r w:rsidR="00E71A29">
        <w:t xml:space="preserve"> finds the parameter has a significant impact on </w:t>
      </w:r>
      <w:r w:rsidR="006D7CD8">
        <w:t>energy rebound</w:t>
      </w:r>
      <w:r w:rsidR="00C234A8">
        <w:t>.</w:t>
      </w:r>
      <w:ins w:id="81" w:author="Matt" w:date="2015-06-17T15:42:00Z">
        <w:r w:rsidR="008C7F3D">
          <w:t xml:space="preserve"> [____ It also has a BIG impact on </w:t>
        </w:r>
      </w:ins>
      <w:ins w:id="82" w:author="Matt" w:date="2015-06-17T15:43:00Z">
        <w:r w:rsidR="008C7F3D">
          <w:t xml:space="preserve">the topic of </w:t>
        </w:r>
      </w:ins>
      <w:ins w:id="83" w:author="Matt" w:date="2015-06-17T15:42:00Z">
        <w:r w:rsidR="008C7F3D">
          <w:t xml:space="preserve">energy </w:t>
        </w:r>
      </w:ins>
      <w:ins w:id="84" w:author="Matt" w:date="2015-06-17T15:43:00Z">
        <w:r w:rsidR="008C7F3D">
          <w:t>transitions. ____]</w:t>
        </w:r>
      </w:ins>
    </w:p>
    <w:p w14:paraId="48B3D8B3" w14:textId="539C7945" w:rsidR="00926199" w:rsidRDefault="00E71A29" w:rsidP="005A1F3C">
      <w:r>
        <w:t xml:space="preserve">Reviews of substitution elasticities </w:t>
      </w:r>
      <w:r w:rsidR="008B389A">
        <w:t xml:space="preserve">(including energy) </w:t>
      </w:r>
      <w:r w:rsidR="00A01D11">
        <w:t>include</w:t>
      </w:r>
      <w:r>
        <w:t xml:space="preserve"> </w:t>
      </w:r>
      <w:r w:rsidR="00A01D11">
        <w:t xml:space="preserve">Van der Werf </w:t>
      </w:r>
      <w:r>
        <w:fldChar w:fldCharType="begin" w:fldLock="1"/>
      </w:r>
      <w:r w:rsidR="00926199">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E71A29">
        <w:rPr>
          <w:noProof/>
        </w:rPr>
        <w:t>(32)</w:t>
      </w:r>
      <w:r>
        <w:fldChar w:fldCharType="end"/>
      </w:r>
      <w:r>
        <w:t xml:space="preserve">, Koetse et al </w:t>
      </w:r>
      <w:r>
        <w:fldChar w:fldCharType="begin" w:fldLock="1"/>
      </w:r>
      <w:r w:rsidR="0077755E">
        <w:instrText>ADDIN CSL_CITATION { "citationItems" : [ { "id" : "ITEM-1", "itemData" : { "DOI" : "10.1016/j.eneco.2007.06.006", "ISBN" : "01409883", "ISSN" : "01409883", "abstract" : "This paper presents a meta-analysis of capital-energy substitution elasticities. We distinguish between Morishima elasticities, which measure technological substitution potential, and cross-price elasticities, which measure actual percentage changes in capital demand in response to energy price changes. We estimate a meta-regression model with separate coefficients for the two elasticity samples. The results show that the heterogeneity in both the cross-price and Morishima elasticity samples can to a large extent be explained by study differences in, among others, model specification, data characteristics, region and time period. Controlling for potential sources of misspecification and aggregation bias we subsequently calculate short- and long-run elasticities for different regions and time periods. The resulting elasticities show that technological substitution potential is large, especially in the long run for North America. Despite substantial differences across regions and time periods, the estimated cross-price elasticities suggest capital-energy substitutability without exception. ?? 2007 Elsevier B.V. All rights reserved.", "author" : [ { "dropping-particle" : "", "family" : "Koetse", "given" : "Mark J.", "non-dropping-particle" : "", "parse-names" : false, "suffix" : "" }, { "dropping-particle" : "", "family" : "Groot", "given" : "H. L F", "non-dropping-particle" : "de", "parse-names" : false, "suffix" : "" }, { "dropping-particle" : "", "family" : "Florax", "given" : "R. J G M", "non-dropping-particle" : "", "parse-names" : false, "suffix" : "" } ], "container-title" : "Energy Economics", "id" : "ITEM-1", "issued" : { "date-parts" : [ [ "2008" ] ] }, "page" : "2236-2251", "title" : "Capital-energy substitution and shifts in factor demand: A meta-analysis", "type" : "article-journal", "volume" : "30" }, "uris" : [ "http://www.mendeley.com/documents/?uuid=42aecbc8-8948-4c3e-a216-f13227703f55" ] } ], "mendeley" : { "formattedCitation" : "(97)", "plainTextFormattedCitation" : "(97)", "previouslyFormattedCitation" : "(97)" }, "properties" : { "noteIndex" : 0 }, "schema" : "https://github.com/citation-style-language/schema/raw/master/csl-citation.json" }</w:instrText>
      </w:r>
      <w:r>
        <w:fldChar w:fldCharType="separate"/>
      </w:r>
      <w:r w:rsidR="00FB291D" w:rsidRPr="00FB291D">
        <w:rPr>
          <w:noProof/>
        </w:rPr>
        <w:t>(97)</w:t>
      </w:r>
      <w:r>
        <w:fldChar w:fldCharType="end"/>
      </w:r>
      <w:r>
        <w:t xml:space="preserve"> and Sorrell </w:t>
      </w:r>
      <w:r>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fldChar w:fldCharType="separate"/>
      </w:r>
      <w:r w:rsidR="00FB291D" w:rsidRPr="00FB291D">
        <w:rPr>
          <w:noProof/>
        </w:rPr>
        <w:t>(129)</w:t>
      </w:r>
      <w:r>
        <w:fldChar w:fldCharType="end"/>
      </w:r>
      <w:r>
        <w:t xml:space="preserve">, all find a wide range of values reported in the literature. </w:t>
      </w:r>
      <w:r w:rsidR="00C234A8">
        <w:t>Indeed, d</w:t>
      </w:r>
      <w:r>
        <w:t>espite the importance of the variable, relatively few</w:t>
      </w:r>
      <w:r w:rsidR="00926199">
        <w:t>, consistent</w:t>
      </w:r>
      <w:r>
        <w:t xml:space="preserve"> estimates </w:t>
      </w:r>
      <w:r w:rsidR="00926199">
        <w:t>exist</w:t>
      </w:r>
      <w:r w:rsidR="00A01D11">
        <w:t xml:space="preserve">, which </w:t>
      </w:r>
      <w:r>
        <w:t xml:space="preserve">Koesler </w:t>
      </w:r>
      <w:r w:rsidR="00A01D11">
        <w:t xml:space="preserve">and Schymura </w:t>
      </w:r>
      <w:r w:rsidR="00926199">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926199">
        <w:fldChar w:fldCharType="separate"/>
      </w:r>
      <w:r w:rsidR="006D1024" w:rsidRPr="006D1024">
        <w:rPr>
          <w:noProof/>
        </w:rPr>
        <w:t>(43)</w:t>
      </w:r>
      <w:r w:rsidR="00926199">
        <w:fldChar w:fldCharType="end"/>
      </w:r>
      <w:r w:rsidR="00926199">
        <w:t xml:space="preserve"> find </w:t>
      </w:r>
      <w:r w:rsidR="00A01D11">
        <w:t>“unsatisfying”.</w:t>
      </w:r>
      <w:r w:rsidR="00926199">
        <w:t xml:space="preserve"> </w:t>
      </w:r>
      <w:r w:rsidR="003C3A84">
        <w:t xml:space="preserve">Possibly worse, </w:t>
      </w:r>
      <w:r w:rsidR="00926199">
        <w:t xml:space="preserve">Van der Werf </w:t>
      </w:r>
      <w:r w:rsidR="00C234A8">
        <w:fldChar w:fldCharType="begin" w:fldLock="1"/>
      </w:r>
      <w:r w:rsidR="008F77FD">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C234A8">
        <w:fldChar w:fldCharType="separate"/>
      </w:r>
      <w:r w:rsidR="00C234A8" w:rsidRPr="00C234A8">
        <w:rPr>
          <w:noProof/>
        </w:rPr>
        <w:t>(32)</w:t>
      </w:r>
      <w:r w:rsidR="00C234A8">
        <w:fldChar w:fldCharType="end"/>
      </w:r>
      <w:r w:rsidR="00C234A8">
        <w:t xml:space="preserve"> </w:t>
      </w:r>
      <w:r w:rsidR="00A01D11">
        <w:t>suggests</w:t>
      </w:r>
      <w:r w:rsidR="00926199">
        <w:t xml:space="preserve"> “</w:t>
      </w:r>
      <w:r w:rsidR="00926199" w:rsidRPr="005A1F3C">
        <w:rPr>
          <w:i/>
        </w:rPr>
        <w:t>in most applied dynamic climate policy models, neither the production structure nor the accompanying elasticities of substitution have an empirical basis</w:t>
      </w:r>
      <w:r w:rsidR="00926199" w:rsidRPr="00926199">
        <w:t>.</w:t>
      </w:r>
      <w:r w:rsidR="00926199">
        <w:t>“</w:t>
      </w:r>
      <w:r w:rsidR="003C3A84">
        <w:t xml:space="preserve"> </w:t>
      </w:r>
      <w:r w:rsidR="00926199">
        <w:t xml:space="preserve"> </w:t>
      </w:r>
    </w:p>
    <w:p w14:paraId="74FAB0E5" w14:textId="6C763B99" w:rsidR="008F77FD" w:rsidRPr="00983C61" w:rsidRDefault="00D96751" w:rsidP="005A1F3C">
      <w:r>
        <w:t xml:space="preserve">Sorrell </w:t>
      </w:r>
      <w:r w:rsidR="00926199">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926199">
        <w:fldChar w:fldCharType="separate"/>
      </w:r>
      <w:r w:rsidR="00FB291D" w:rsidRPr="00FB291D">
        <w:rPr>
          <w:noProof/>
        </w:rPr>
        <w:t>(129)</w:t>
      </w:r>
      <w:r w:rsidR="00926199">
        <w:fldChar w:fldCharType="end"/>
      </w:r>
      <w:r>
        <w:t xml:space="preserve"> widens the issue</w:t>
      </w:r>
      <w:r w:rsidR="00926199">
        <w:t xml:space="preserve"> of this parameter further, when he </w:t>
      </w:r>
      <w:r w:rsidR="00A01D11">
        <w:t>notes</w:t>
      </w:r>
      <w:r w:rsidR="00926199">
        <w:t xml:space="preserve"> </w:t>
      </w:r>
      <w:r>
        <w:t xml:space="preserve">firstly </w:t>
      </w:r>
      <w:r w:rsidR="00A01D11">
        <w:t xml:space="preserve">the confusion from the </w:t>
      </w:r>
      <w:r w:rsidR="00926199">
        <w:t>different definitions of elasticity</w:t>
      </w:r>
      <w:r>
        <w:t xml:space="preserve">, and secondly </w:t>
      </w:r>
      <w:r w:rsidR="008F77FD">
        <w:t xml:space="preserve">the most commonly calculated </w:t>
      </w:r>
      <w:r w:rsidR="00A01D11">
        <w:t>definition</w:t>
      </w:r>
      <w:r w:rsidR="008F77FD">
        <w:t xml:space="preserve"> </w:t>
      </w:r>
      <w:r w:rsidR="00983C61" w:rsidRPr="00983C61">
        <w:t>Allen-Uzawa elasticity of substitution (AES</w:t>
      </w:r>
      <w:r w:rsidR="00983C61">
        <w:t>)</w:t>
      </w:r>
      <w:r w:rsidR="008F77FD">
        <w:t xml:space="preserve"> e.g.</w:t>
      </w:r>
      <w:r w:rsidR="008F77FD">
        <w:fldChar w:fldCharType="begin" w:fldLock="1"/>
      </w:r>
      <w:r w:rsidR="0077755E">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"id" : "ITEM-2", "itemData" : { "DOI" : "10.1016/0140-9883(86)90022-8", "ISSN" : "01409883", "abstract" : "... US energy policy and economic growth. Bell Journal of Economics, Vol 5 (1974), pp. 461\u2013514. ... 11; DB Humphrey, JR Moroney; Substitution among capital , labor , and natural resource products in American manufacturing . Journal of Political Economy, Vol 83 (1975), pp. 57\u201382. ... \\n", "author" : [ { "dropping-particle" : "", "family" : "Prywes", "given" : "Menahem", "non-dropping-particle" : "", "parse-names" : false, "suffix" : "" } ], "container-title" : "Energy Economics", "id" : "ITEM-2", "issue" : "1", "issued" : { "date-parts" : [ [ "1986" ] ] }, "page" : "22-28", "title" : "A nested CES approach to capital-energy substitution", "type" : "article-journal", "volume" : "8" }, "uris" : [ "http://www.mendeley.com/documents/?uuid=e40b92f9-fbcd-499c-8c6c-8762e5db3dba" ] }, { "id" : "ITEM-3", "itemData" : { "DOI" : "10.1016/j.eneco.2005.01.005", "ISBN" : "0140-9883", "ISSN" : "01409883", "PMID" : "9", "abstract" : "This paper reviews the applied theory of energy cross price partial elasticities of substitution, and presents it in a transparent fashion. It uses log linear and translog production and cost functions due to their economic properties and convenient estimating forms, but the theory applies other functional forms. The objective is to encourage increased empirical research that would deepen understanding and appreciation of energy substitution. ?? 2005 Elsevier B.V. All rights reserved.", "author" : [ { "dropping-particle" : "", "family" : "Thompson", "given" : "Henry", "non-dropping-particle" : "", "parse-names" : false, "suffix" : "" } ], "container-title" : "Energy Economics", "id" : "ITEM-3", "issue" : "4", "issued" : { "date-parts" : [ [ "2006" ] ] }, "page" : "410-425", "title" : "The applied theory of energy substitution in production", "type" : "article-journal", "volume" : "28" }, "uris" : [ "http://www.mendeley.com/documents/?uuid=42b2e6b3-81f1-4b37-9167-1571f663636c" ] } ], "mendeley" : { "formattedCitation" : "(131\u2013133)", "plainTextFormattedCitation" : "(131\u2013133)", "previouslyFormattedCitation" : "(131\u2013133)" }, "properties" : { "noteIndex" : 0 }, "schema" : "https://github.com/citation-style-language/schema/raw/master/csl-citation.json" }</w:instrText>
      </w:r>
      <w:r w:rsidR="008F77FD">
        <w:fldChar w:fldCharType="separate"/>
      </w:r>
      <w:r w:rsidR="00FB291D" w:rsidRPr="00FB291D">
        <w:rPr>
          <w:noProof/>
        </w:rPr>
        <w:t>(131–133)</w:t>
      </w:r>
      <w:r w:rsidR="008F77FD">
        <w:fldChar w:fldCharType="end"/>
      </w:r>
      <w:r w:rsidR="008F77FD">
        <w:t xml:space="preserve"> is </w:t>
      </w:r>
      <w:r w:rsidR="00983C61">
        <w:t xml:space="preserve">of little use to CGE models, which </w:t>
      </w:r>
      <w:r w:rsidR="00A01D11">
        <w:t xml:space="preserve">actually </w:t>
      </w:r>
      <w:r w:rsidR="00983C61">
        <w:t xml:space="preserve">require </w:t>
      </w:r>
      <w:r w:rsidR="008F77FD">
        <w:t>the Hick’s Elasticity of Substitution (HES</w:t>
      </w:r>
      <w:r w:rsidR="008F77FD" w:rsidRPr="00A01D11">
        <w:t xml:space="preserve">) </w:t>
      </w:r>
      <w:r w:rsidR="00983C61" w:rsidRPr="00A01D11">
        <w:t>“</w:t>
      </w:r>
      <w:r w:rsidR="008F77FD" w:rsidRPr="005A1F3C">
        <w:rPr>
          <w:i/>
        </w:rPr>
        <w:t>which measures the ease with which a decrease in one input (i) can be compensated by an increase in another (j) while holding output fixed</w:t>
      </w:r>
      <w:r w:rsidR="00983C61" w:rsidRPr="00A01D11">
        <w:rPr>
          <w:i/>
        </w:rPr>
        <w:t xml:space="preserve">” </w:t>
      </w:r>
      <w:r w:rsidR="00983C61" w:rsidRPr="005A1F3C">
        <w:rPr>
          <w:i/>
        </w:rPr>
        <w:fldChar w:fldCharType="begin" w:fldLock="1"/>
      </w:r>
      <w:r w:rsidR="0077755E">
        <w:rPr>
          <w:i/>
        </w:rPr>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983C61" w:rsidRPr="005A1F3C">
        <w:rPr>
          <w:i/>
        </w:rPr>
        <w:fldChar w:fldCharType="separate"/>
      </w:r>
      <w:r w:rsidR="00FB291D" w:rsidRPr="00FB291D">
        <w:rPr>
          <w:noProof/>
        </w:rPr>
        <w:t>(129)</w:t>
      </w:r>
      <w:r w:rsidR="00983C61" w:rsidRPr="005A1F3C">
        <w:rPr>
          <w:i/>
        </w:rPr>
        <w:fldChar w:fldCharType="end"/>
      </w:r>
      <w:r w:rsidR="00983C61" w:rsidRPr="00A01D11">
        <w:rPr>
          <w:i/>
        </w:rPr>
        <w:t xml:space="preserve">. </w:t>
      </w:r>
    </w:p>
    <w:p w14:paraId="4727DD16" w14:textId="511194C6" w:rsidR="003C3A84" w:rsidRDefault="003C3A84" w:rsidP="005A1F3C">
      <w:r>
        <w:lastRenderedPageBreak/>
        <w:t xml:space="preserve">So this leaves little </w:t>
      </w:r>
      <w:r w:rsidR="00A01D11">
        <w:t>as a</w:t>
      </w:r>
      <w:r>
        <w:t xml:space="preserve"> way forward. </w:t>
      </w:r>
      <w:r w:rsidR="00A01D11">
        <w:t xml:space="preserve">An off-the-shelf </w:t>
      </w:r>
      <w:r>
        <w:t xml:space="preserve">value </w:t>
      </w:r>
      <w:r w:rsidR="00A01D11">
        <w:t xml:space="preserve">- outwith the model - </w:t>
      </w:r>
      <w:r>
        <w:t xml:space="preserve">is </w:t>
      </w:r>
      <w:r w:rsidR="00A01D11">
        <w:t xml:space="preserve">most </w:t>
      </w:r>
      <w:r>
        <w:t>likely wrong,</w:t>
      </w:r>
      <w:r w:rsidR="00A01D11">
        <w:t xml:space="preserve"> since it </w:t>
      </w:r>
      <w:r>
        <w:t>won</w:t>
      </w:r>
      <w:ins w:id="85" w:author="Matt" w:date="2015-06-17T15:44:00Z">
        <w:r w:rsidR="008E61A9">
          <w:t>’</w:t>
        </w:r>
      </w:ins>
      <w:r>
        <w:t xml:space="preserve">t match </w:t>
      </w:r>
      <w:r w:rsidR="00A01D11">
        <w:t>the</w:t>
      </w:r>
      <w:r>
        <w:t xml:space="preserve"> production structures or </w:t>
      </w:r>
      <w:r w:rsidR="00A01D11">
        <w:t xml:space="preserve">input </w:t>
      </w:r>
      <w:r>
        <w:t xml:space="preserve">data. The best way </w:t>
      </w:r>
      <w:r w:rsidR="00A01D11">
        <w:t xml:space="preserve">approach is </w:t>
      </w:r>
      <w:r>
        <w:t>to calculate it</w:t>
      </w:r>
      <w:r w:rsidR="005972DB">
        <w:t xml:space="preserve"> directly from the</w:t>
      </w:r>
      <w:r>
        <w:t xml:space="preserve"> data</w:t>
      </w:r>
      <w:r w:rsidR="005972DB">
        <w:t xml:space="preserve">, but note the calculated value will depend heavily on the </w:t>
      </w:r>
      <w:r>
        <w:t xml:space="preserve">estimation technique (Koesla </w:t>
      </w:r>
      <w:r w:rsidR="005972DB">
        <w:t xml:space="preserve">and Schymura </w:t>
      </w:r>
      <w:r w:rsidR="005972DB">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5972DB">
        <w:fldChar w:fldCharType="separate"/>
      </w:r>
      <w:r w:rsidR="006D1024" w:rsidRPr="006D1024">
        <w:rPr>
          <w:noProof/>
        </w:rPr>
        <w:t>(43)</w:t>
      </w:r>
      <w:r w:rsidR="005972DB">
        <w:fldChar w:fldCharType="end"/>
      </w:r>
      <w:r w:rsidR="005972DB">
        <w:t xml:space="preserve"> criticise</w:t>
      </w:r>
      <w:r>
        <w:t xml:space="preserve"> the linear estimation techniques of van der Werf</w:t>
      </w:r>
      <w:r w:rsidR="005972DB">
        <w:t xml:space="preserve"> </w:t>
      </w:r>
      <w:r w:rsidR="005972DB">
        <w:fldChar w:fldCharType="begin" w:fldLock="1"/>
      </w:r>
      <w:r w:rsidR="005972DB">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5972DB">
        <w:fldChar w:fldCharType="separate"/>
      </w:r>
      <w:r w:rsidR="005972DB" w:rsidRPr="005972DB">
        <w:rPr>
          <w:noProof/>
        </w:rPr>
        <w:t>(32)</w:t>
      </w:r>
      <w:r w:rsidR="005972DB">
        <w:fldChar w:fldCharType="end"/>
      </w:r>
      <w:r>
        <w:t>, Kemfert</w:t>
      </w:r>
      <w:r w:rsidR="005972DB">
        <w:t xml:space="preserve"> and Welsch </w:t>
      </w:r>
      <w:r w:rsidR="005972DB">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"mendeley" : { "formattedCitation" : "(85)", "plainTextFormattedCitation" : "(85)", "previouslyFormattedCitation" : "(85)" }, "properties" : { "noteIndex" : 0 }, "schema" : "https://github.com/citation-style-language/schema/raw/master/csl-citation.json" }</w:instrText>
      </w:r>
      <w:r w:rsidR="005972DB">
        <w:fldChar w:fldCharType="separate"/>
      </w:r>
      <w:r w:rsidR="00FB291D" w:rsidRPr="00FB291D">
        <w:rPr>
          <w:noProof/>
        </w:rPr>
        <w:t>(85)</w:t>
      </w:r>
      <w:r w:rsidR="005972DB">
        <w:fldChar w:fldCharType="end"/>
      </w:r>
      <w:r w:rsidR="005972DB">
        <w:t>, plus it</w:t>
      </w:r>
      <w:r w:rsidR="00983C61">
        <w:t xml:space="preserve"> will v</w:t>
      </w:r>
      <w:r>
        <w:t>ary depending on your nesting structure</w:t>
      </w:r>
      <w:r w:rsidR="005972DB">
        <w:t xml:space="preserve"> and definition of σ</w:t>
      </w:r>
      <w:r>
        <w:t xml:space="preserve">. </w:t>
      </w:r>
    </w:p>
    <w:p w14:paraId="20805551" w14:textId="77777777" w:rsidR="00C234A8" w:rsidRDefault="00C234A8" w:rsidP="005A1F3C"/>
    <w:p w14:paraId="78E5C600" w14:textId="6BD55028" w:rsidR="00555A8F" w:rsidRDefault="0000698F" w:rsidP="005A1F3C">
      <w:pPr>
        <w:pStyle w:val="Heading3"/>
      </w:pPr>
      <w:r>
        <w:t>Input p</w:t>
      </w:r>
      <w:r w:rsidR="00555A8F">
        <w:t>roductivity coefficients</w:t>
      </w:r>
      <w:r w:rsidR="00210DD3">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p>
    <w:p w14:paraId="08AE0C7E" w14:textId="70FF1D6D" w:rsidR="00E576D2" w:rsidRPr="005A1F3C" w:rsidRDefault="00D04B40">
      <w:r>
        <w:t xml:space="preserve">The </w:t>
      </w:r>
      <w:r w:rsidR="00191C0A">
        <w:t>purpose</w:t>
      </w:r>
      <w:r>
        <w:t xml:space="preserve"> of </w:t>
      </w:r>
      <w:r w:rsidR="00D2619A">
        <w:t xml:space="preserve">input </w:t>
      </w:r>
      <w:r>
        <w:t xml:space="preserve">productivity coefficients is </w:t>
      </w:r>
      <w:r w:rsidR="00D2619A">
        <w:t xml:space="preserve">to </w:t>
      </w:r>
      <w:r>
        <w:t xml:space="preserve">bring explanatory </w:t>
      </w:r>
      <w:r w:rsidR="0026247F">
        <w:t>power</w:t>
      </w:r>
      <w:r>
        <w:t xml:space="preserve"> within the function</w:t>
      </w:r>
      <w:r w:rsidR="0026247F">
        <w:t xml:space="preserve">: </w:t>
      </w:r>
      <w:r>
        <w:t xml:space="preserve">to increase endogenous growth and reduce </w:t>
      </w:r>
      <w:r w:rsidR="00D2619A">
        <w:t xml:space="preserve">the </w:t>
      </w:r>
      <w:r>
        <w:t xml:space="preserve">exogenous Solow residual. </w:t>
      </w:r>
      <w:r w:rsidR="0026247F">
        <w:t>It</w:t>
      </w:r>
      <w:r>
        <w:t xml:space="preserve"> do</w:t>
      </w:r>
      <w:r w:rsidR="0026247F">
        <w:t>es</w:t>
      </w:r>
      <w:r>
        <w:t xml:space="preserve"> the same job as the quality adjustment of variables</w:t>
      </w:r>
      <w:r w:rsidR="0026247F">
        <w:t xml:space="preserve">: </w:t>
      </w:r>
      <w:r>
        <w:t>starting with the basic</w:t>
      </w:r>
      <w:ins w:id="86" w:author="Matt" w:date="2015-06-17T15:45:00Z">
        <w:r w:rsidR="008E61A9">
          <w:t xml:space="preserve"> [_____ do you mean “unadjusted” here? ____]</w:t>
        </w:r>
      </w:ins>
      <w:r>
        <w:t xml:space="preserve"> K, L, E it </w:t>
      </w:r>
      <w:r w:rsidR="0026247F">
        <w:t>brings</w:t>
      </w:r>
      <w:r>
        <w:t xml:space="preserve"> </w:t>
      </w:r>
      <w:r w:rsidR="0026247F">
        <w:t>in a</w:t>
      </w:r>
      <w:r>
        <w:t>dditional factor</w:t>
      </w:r>
      <w:r w:rsidR="0026247F">
        <w:t>s</w:t>
      </w:r>
      <w:r>
        <w:t xml:space="preserve"> linking to growth. </w:t>
      </w:r>
      <w:r w:rsidR="003318DE">
        <w:t>E</w:t>
      </w:r>
      <w:r w:rsidR="00F6568F">
        <w:t xml:space="preserve">mpirical research </w:t>
      </w:r>
      <w:r w:rsidR="00031910">
        <w:t xml:space="preserve">into productivity coefficients </w:t>
      </w:r>
      <w:r w:rsidR="003318DE">
        <w:t xml:space="preserve">for labour and capital </w:t>
      </w:r>
      <w:r w:rsidR="00031910">
        <w:t>include</w:t>
      </w:r>
      <w:r w:rsidR="00F6568F">
        <w:t xml:space="preserve"> Adetutu </w:t>
      </w:r>
      <w:r w:rsidR="00F6568F">
        <w:fldChar w:fldCharType="begin" w:fldLock="1"/>
      </w:r>
      <w:r w:rsidR="0077755E">
        <w:instrText>ADDIN CSL_CITATION { "citationItems" : [ { "id" : "ITEM-1", "itemData" : { "DOI" : "10.1016/j.apenergy.2014.01.015", "ISSN" : "03062619", "abstract" : "Rapid economic growth and development in several oil-exporting developing countries have led to increasing energy consumption and the accompanying greenhouse gas (GHG) emissions. Consequently, a good understanding of the nature and structure of energy use in developing economies is required for future energy and climate change policies. To this end, a modified translog cost function is employed in this paper to estimate energy efficiency for selected members of the Organization of the Petroleum Exporting Countries (OPEC) over the period 1972-2010. This also allows for the estimation of energy-capital substitutability, which arguably reflects the likely ease/disruption to long-term growth arising from policy measures aimed at reducing energy consumption and GHG emissions. The estimated results show that energy efficiency gains range from -14% to 13% for sampled countries. Furthermore, factor substitution elasticities suggest that energy and capital are substitutes in Algeria and Saudi Arabia, but are found to be complements in Iran and Venezuela. The insight generated by this study is that, over the last four decades, energy efficiency improvements in selected OPEC countries are modest, possibly reflecting a \"subsidy effect\" arising from artificially low energy prices. Thus, policy makers should take note that measures aimed at conserving energy need to internalize the environmental cost arising from energy consumption using pricing and fiscal instruments such as carbon taxes. ?? 2014 Elsevier Ltd.", "author" : [ { "dropping-particle" : "", "family" : "Adetutu", "given" : "Morakinyo O.", "non-dropping-particle" : "", "parse-names" : false, "suffix" : "" } ], "container-title" : "Applied Energy", "id" : "ITEM-1", "issued" : { "date-parts" : [ [ "2014" ] ] }, "page" : "363-370", "publisher" : "Elsevier Ltd", "title" : "Energy efficiency and capital-energy substitutability: Evidence from four OPEC countries", "type" : "article-journal", "volume" : "119" }, "uris" : [ "http://www.mendeley.com/documents/?uuid=36f749ee-a1c5-4c31-8cd9-e5c3a5082470" ] } ], "mendeley" : { "formattedCitation" : "(134)", "plainTextFormattedCitation" : "(134)", "previouslyFormattedCitation" : "(134)" }, "properties" : { "noteIndex" : 0 }, "schema" : "https://github.com/citation-style-language/schema/raw/master/csl-citation.json" }</w:instrText>
      </w:r>
      <w:r w:rsidR="00F6568F">
        <w:fldChar w:fldCharType="separate"/>
      </w:r>
      <w:r w:rsidR="00FB291D" w:rsidRPr="00FB291D">
        <w:rPr>
          <w:noProof/>
        </w:rPr>
        <w:t>(134)</w:t>
      </w:r>
      <w:r w:rsidR="00F6568F">
        <w:fldChar w:fldCharType="end"/>
      </w:r>
      <w:r w:rsidR="003318DE">
        <w:t xml:space="preserve"> and</w:t>
      </w:r>
      <w:r w:rsidR="00F6568F">
        <w:t xml:space="preserve"> Schreyer </w:t>
      </w:r>
      <w:r w:rsidR="00F6568F">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F6568F">
        <w:fldChar w:fldCharType="separate"/>
      </w:r>
      <w:r w:rsidR="00FB291D" w:rsidRPr="00FB291D">
        <w:rPr>
          <w:noProof/>
        </w:rPr>
        <w:t>(100)</w:t>
      </w:r>
      <w:r w:rsidR="00F6568F">
        <w:fldChar w:fldCharType="end"/>
      </w:r>
      <w:r w:rsidR="003318DE">
        <w:t>, and for energy include</w:t>
      </w:r>
      <w:r w:rsidR="00F6568F">
        <w:t xml:space="preserve"> Honma and Hu </w:t>
      </w:r>
      <w:r w:rsidR="00F6568F">
        <w:fldChar w:fldCharType="begin" w:fldLock="1"/>
      </w:r>
      <w:r w:rsidR="0077755E">
        <w:instrText>ADDIN CSL_CITATION { "citationItems" : [ { "id" : "ITEM-1", "itemData" : { "DOI" : "10.1016/j.enpol.2009.04.034", "ISBN" : "8192673529", "ISSN" : "03014215", "abstract" : "This article computes the energy productivity changes of regions in Japan using total-factor frameworks based on data envelopment analysis (DEA). Since the traditional DEA-Malmquist index cannot analyze changes in single-factor productivity changes under the total-factor framework, we apply a new index proposed by Hu and Chang [2009. Total-factor energy productivity growth of regions in China. Energy Policy, submitted for publication]: a total-factor energy productivity change index (TFEPI) that integrates the concept of the total-factor energy efficiency index into the Malmquist productivity index (MPI). Moreover, we separate TFEPI into change in relative energy efficiency, or the \u2018catching up effect,\u2019 and shift in the technology of energy use, or the \u2018innovation effect.\u2019 The data from 47 prefectures during the period of 1993\u20132003 are used to compute the TFEPI and its components for 4 kinds of energy. The TFEPI of electric power for commercial and industrial use changes \ue0020.6% annually, which can be separated into a total-factor energy efficiency change of 0.2% and a technical change of \ue0020.8%. The TFEPI for coal deteriorates by 1.0%/year, which is mostly caused by a decrease in relative energy efficiency change. We define and identify \u2018innovators\u2019 who cause the frontier to shift. Most regions identified as frontier shifters are located outside of Japan\u2019s four major industrial areas.", "author" : [ { "dropping-particle" : "", "family" : "Honma", "given" : "Satoshi", "non-dropping-particle" : "", "parse-names" : false, "suffix" : "" }, { "dropping-particle" : "", "family" : "Hu", "given" : "Jin-Li", "non-dropping-particle" : "", "parse-names" : false, "suffix" : "" } ], "container-title" : "Energy Policy", "id" : "ITEM-1", "issue" : "10", "issued" : { "date-parts" : [ [ "2009", "10" ] ] }, "page" : "3941-3950", "publisher" : "Elsevier", "title" : "Total-factor energy productivity growth of regions in Japan", "type" : "article-journal", "volume" : "37" }, "uris" : [ "http://www.mendeley.com/documents/?uuid=a1eebd85-bcf2-4896-a646-d40e176627a3" ] } ], "mendeley" : { "formattedCitation" : "(135)", "plainTextFormattedCitation" : "(135)", "previouslyFormattedCitation" : "(135)" }, "properties" : { "noteIndex" : 0 }, "schema" : "https://github.com/citation-style-language/schema/raw/master/csl-citation.json" }</w:instrText>
      </w:r>
      <w:r w:rsidR="00F6568F">
        <w:fldChar w:fldCharType="separate"/>
      </w:r>
      <w:r w:rsidR="00FB291D" w:rsidRPr="00FB291D">
        <w:rPr>
          <w:noProof/>
        </w:rPr>
        <w:t>(135)</w:t>
      </w:r>
      <w:r w:rsidR="00F6568F">
        <w:fldChar w:fldCharType="end"/>
      </w:r>
      <w:r w:rsidR="00F6568F">
        <w:t xml:space="preserve">. </w:t>
      </w:r>
      <w:r w:rsidR="007C6C20">
        <w:t xml:space="preserve">International </w:t>
      </w:r>
      <w:r w:rsidR="00F6568F">
        <w:t>databases</w:t>
      </w:r>
      <w:r w:rsidR="00F6568F">
        <w:rPr>
          <w:rStyle w:val="FootnoteReference"/>
          <w:rFonts w:ascii="Tahoma" w:hAnsi="Tahoma" w:cs="Tahoma"/>
          <w:color w:val="000000"/>
        </w:rPr>
        <w:footnoteReference w:id="2"/>
      </w:r>
      <w:r w:rsidR="00F6568F">
        <w:t xml:space="preserve"> </w:t>
      </w:r>
      <w:r w:rsidR="007C6C20">
        <w:t xml:space="preserve">are increasingly providing </w:t>
      </w:r>
      <w:r w:rsidR="00F6568F">
        <w:t xml:space="preserve">productivity </w:t>
      </w:r>
      <w:r w:rsidR="007C6C20">
        <w:t xml:space="preserve">values for capital and </w:t>
      </w:r>
      <w:r w:rsidR="00F6568F">
        <w:t>labour</w:t>
      </w:r>
      <w:r w:rsidR="007C6C20">
        <w:t>.</w:t>
      </w:r>
      <w:r w:rsidR="00F6568F">
        <w:t xml:space="preserve"> </w:t>
      </w:r>
      <w:r w:rsidR="0026247F">
        <w:t xml:space="preserve">In a production function context, various examples exist. </w:t>
      </w:r>
      <w:r w:rsidR="00191C0A" w:rsidRPr="007C6C20">
        <w:t xml:space="preserve">Sancho </w:t>
      </w:r>
      <w:r w:rsidR="00191C0A" w:rsidRPr="005A1F3C">
        <w:fldChar w:fldCharType="begin" w:fldLock="1"/>
      </w:r>
      <w:r w:rsidR="0077755E">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"http://www.mendeley.com/documents/?uuid=d51f8069-867b-4b71-b208-382d17e1e2e3" ] } ], "mendeley" : { "formattedCitation" : "(89)", "plainTextFormattedCitation" : "(89)", "previouslyFormattedCitation" : "(89)" }, "properties" : { "noteIndex" : 0 }, "schema" : "https://github.com/citation-style-language/schema/raw/master/csl-citation.json" }</w:instrText>
      </w:r>
      <w:r w:rsidR="00191C0A" w:rsidRPr="005A1F3C">
        <w:fldChar w:fldCharType="separate"/>
      </w:r>
      <w:r w:rsidR="00FB291D" w:rsidRPr="00FB291D">
        <w:rPr>
          <w:noProof/>
        </w:rPr>
        <w:t>(89)</w:t>
      </w:r>
      <w:r w:rsidR="00191C0A" w:rsidRPr="005A1F3C">
        <w:fldChar w:fldCharType="end"/>
      </w:r>
      <w:r w:rsidR="00191C0A" w:rsidRPr="007C6C20">
        <w:t xml:space="preserve"> </w:t>
      </w:r>
      <w:r w:rsidR="00DB0625" w:rsidRPr="007C6C20">
        <w:t xml:space="preserve">specifies </w:t>
      </w:r>
      <w:r w:rsidR="00DB0625" w:rsidRPr="007C6C20">
        <w:sym w:font="Symbol" w:char="F061"/>
      </w:r>
      <w:r w:rsidR="00DB0625" w:rsidRPr="007C6C20">
        <w:rPr>
          <w:vertAlign w:val="subscript"/>
        </w:rPr>
        <w:t>j</w:t>
      </w:r>
      <w:r w:rsidR="00DB0625" w:rsidRPr="007C6C20">
        <w:t xml:space="preserve"> as productivity parameter for each input, j. </w:t>
      </w:r>
      <w:r w:rsidR="00DB0625" w:rsidRPr="005A1F3C">
        <w:t xml:space="preserve">as shown in </w:t>
      </w:r>
      <w:r w:rsidR="00DB0625" w:rsidRPr="005A1F3C">
        <w:fldChar w:fldCharType="begin"/>
      </w:r>
      <w:r w:rsidR="00DB0625" w:rsidRPr="005A1F3C">
        <w:instrText xml:space="preserve"> REF _Ref420233537 \h </w:instrText>
      </w:r>
      <w:r w:rsidR="00DB0625" w:rsidRPr="005A1F3C">
        <w:fldChar w:fldCharType="separate"/>
      </w:r>
      <w:r w:rsidR="00DB0625" w:rsidRPr="007C6C20">
        <w:t xml:space="preserve">Equation </w:t>
      </w:r>
      <w:r w:rsidR="00DB0625" w:rsidRPr="007C6C20">
        <w:rPr>
          <w:noProof/>
        </w:rPr>
        <w:t>12</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7C6C20" w:rsidRPr="007C6C20" w14:paraId="7A121B04" w14:textId="77777777" w:rsidTr="0047758D">
        <w:tc>
          <w:tcPr>
            <w:tcW w:w="6629" w:type="dxa"/>
          </w:tcPr>
          <w:p w14:paraId="3C9D8987" w14:textId="2572BAF8" w:rsidR="00BB05D2" w:rsidRPr="007C6C20" w:rsidRDefault="00BB05D2" w:rsidP="0047758D">
            <w:r w:rsidRPr="006D1024">
              <w:rPr>
                <w:noProof/>
                <w:lang w:val="en-US" w:eastAsia="en-US"/>
              </w:rPr>
              <w:drawing>
                <wp:inline distT="0" distB="0" distL="0" distR="0" wp14:anchorId="3D7B9136" wp14:editId="487EABA5">
                  <wp:extent cx="1543050" cy="5406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2858" cy="540564"/>
                          </a:xfrm>
                          <a:prstGeom prst="rect">
                            <a:avLst/>
                          </a:prstGeom>
                        </pic:spPr>
                      </pic:pic>
                    </a:graphicData>
                  </a:graphic>
                </wp:inline>
              </w:drawing>
            </w:r>
          </w:p>
        </w:tc>
        <w:tc>
          <w:tcPr>
            <w:tcW w:w="1984" w:type="dxa"/>
          </w:tcPr>
          <w:p w14:paraId="02B1CD00" w14:textId="77777777" w:rsidR="00BB05D2" w:rsidRPr="007C6C20" w:rsidRDefault="00BB05D2" w:rsidP="0047758D">
            <w:bookmarkStart w:id="87" w:name="_Ref420233537"/>
            <w:r w:rsidRPr="007C6C20">
              <w:t xml:space="preserve">Equation </w:t>
            </w:r>
            <w:r w:rsidRPr="005A1F3C">
              <w:fldChar w:fldCharType="begin"/>
            </w:r>
            <w:r w:rsidRPr="007C6C20">
              <w:instrText xml:space="preserve"> SEQ Equation \* ARABIC </w:instrText>
            </w:r>
            <w:r w:rsidRPr="005A1F3C">
              <w:fldChar w:fldCharType="separate"/>
            </w:r>
            <w:r w:rsidRPr="007C6C20">
              <w:rPr>
                <w:noProof/>
              </w:rPr>
              <w:t>12</w:t>
            </w:r>
            <w:r w:rsidRPr="005A1F3C">
              <w:rPr>
                <w:noProof/>
              </w:rPr>
              <w:fldChar w:fldCharType="end"/>
            </w:r>
            <w:bookmarkEnd w:id="87"/>
          </w:p>
        </w:tc>
      </w:tr>
    </w:tbl>
    <w:p w14:paraId="5D4101CE" w14:textId="295FF74A" w:rsidR="00DB0625" w:rsidRPr="005A1F3C" w:rsidRDefault="00DB0625" w:rsidP="00DB0625">
      <w:r w:rsidRPr="005A1F3C">
        <w:t xml:space="preserve">Saunders </w:t>
      </w:r>
      <w:r w:rsidRPr="005A1F3C">
        <w:fldChar w:fldCharType="begin" w:fldLock="1"/>
      </w:r>
      <w:r w:rsidRPr="005A1F3C">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Pr="005A1F3C">
        <w:fldChar w:fldCharType="separate"/>
      </w:r>
      <w:r w:rsidRPr="005A1F3C">
        <w:rPr>
          <w:noProof/>
        </w:rPr>
        <w:t>(14)</w:t>
      </w:r>
      <w:r w:rsidRPr="005A1F3C">
        <w:fldChar w:fldCharType="end"/>
      </w:r>
      <w:r w:rsidRPr="005A1F3C">
        <w:t xml:space="preserve"> introduces an energy efficiency parameter</w:t>
      </w:r>
      <w:r w:rsidR="00445897">
        <w:t xml:space="preserve">, </w:t>
      </w:r>
      <w:r w:rsidR="00445897" w:rsidRPr="000A1D11">
        <w:sym w:font="Symbol" w:char="F074"/>
      </w:r>
      <w:r w:rsidR="00445897">
        <w:t>,</w:t>
      </w:r>
      <w:r w:rsidRPr="005A1F3C">
        <w:t xml:space="preserve"> into the CES function as shown in </w:t>
      </w:r>
      <w:r w:rsidRPr="005A1F3C">
        <w:fldChar w:fldCharType="begin"/>
      </w:r>
      <w:r w:rsidRPr="005A1F3C">
        <w:instrText xml:space="preserve"> REF _Ref420233508 \h </w:instrText>
      </w:r>
      <w:r w:rsidRPr="005A1F3C">
        <w:fldChar w:fldCharType="separate"/>
      </w:r>
      <w:r w:rsidRPr="007C6C20">
        <w:t xml:space="preserve">Equation </w:t>
      </w:r>
      <w:r w:rsidRPr="007C6C20">
        <w:rPr>
          <w:noProof/>
        </w:rPr>
        <w:t>13</w:t>
      </w:r>
      <w:r w:rsidRPr="005A1F3C">
        <w:fldChar w:fldCharType="end"/>
      </w:r>
      <w:r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E576D2" w:rsidRPr="007C6C20" w14:paraId="3D80E63D" w14:textId="77777777" w:rsidTr="00E576D2">
        <w:tc>
          <w:tcPr>
            <w:tcW w:w="6629" w:type="dxa"/>
          </w:tcPr>
          <w:p w14:paraId="0B74418A" w14:textId="09F15FEB" w:rsidR="00E576D2" w:rsidRPr="007C6C20" w:rsidRDefault="00E576D2" w:rsidP="00E576D2">
            <w:r w:rsidRPr="006D1024">
              <w:rPr>
                <w:noProof/>
                <w:lang w:val="en-US" w:eastAsia="en-US"/>
              </w:rPr>
              <w:drawing>
                <wp:inline distT="0" distB="0" distL="0" distR="0" wp14:anchorId="0BF9817B" wp14:editId="6BE28A8F">
                  <wp:extent cx="254317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1154"/>
                          <a:stretch/>
                        </pic:blipFill>
                        <pic:spPr bwMode="auto">
                          <a:xfrm>
                            <a:off x="0" y="0"/>
                            <a:ext cx="2543175"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0603091A" w14:textId="77777777" w:rsidR="00E576D2" w:rsidRPr="007C6C20" w:rsidRDefault="00E576D2" w:rsidP="00E576D2">
            <w:bookmarkStart w:id="88" w:name="_Ref420233508"/>
            <w:r w:rsidRPr="007C6C20">
              <w:t xml:space="preserve">Equation </w:t>
            </w:r>
            <w:r w:rsidR="00312856">
              <w:fldChar w:fldCharType="begin"/>
            </w:r>
            <w:r w:rsidR="00312856">
              <w:instrText xml:space="preserve"> SEQ Equation \* ARABIC </w:instrText>
            </w:r>
            <w:r w:rsidR="00312856">
              <w:fldChar w:fldCharType="separate"/>
            </w:r>
            <w:r w:rsidR="00DB0625" w:rsidRPr="007C6C20">
              <w:rPr>
                <w:noProof/>
              </w:rPr>
              <w:t>13</w:t>
            </w:r>
            <w:r w:rsidR="00312856">
              <w:rPr>
                <w:noProof/>
              </w:rPr>
              <w:fldChar w:fldCharType="end"/>
            </w:r>
            <w:bookmarkEnd w:id="88"/>
          </w:p>
        </w:tc>
      </w:tr>
    </w:tbl>
    <w:p w14:paraId="3F453AF6" w14:textId="4EBBD514" w:rsidR="00BB05D2" w:rsidRPr="005A1F3C" w:rsidRDefault="00BB05D2" w:rsidP="00BB05D2">
      <w:r w:rsidRPr="005A1F3C">
        <w:t xml:space="preserve">Cantore and Levine </w:t>
      </w:r>
      <w:r w:rsidRPr="005A1F3C">
        <w:fldChar w:fldCharType="begin" w:fldLock="1"/>
      </w:r>
      <w:r w:rsidR="0077755E">
        <w:instrText>ADDIN CSL_CITATION { "citationItems" : [ { "id" : "ITEM-1", "itemData" : { "DOI" : "10.1016/j.jedc.2012.05.009", "ISBN" : "1483686957", "ISSN" : "01651889", "abstract" : "We contribute to a recent literature on the normalization, calibration and estimation of CES production functions. The problem arises because CES 'share' parameters are not in fact shares, but depend on underlying dimensions-in other words they are 'dimensional constants'. It follows that such parameters can neither be calibrated nor be estimated unless the choice of units is made explicit. We use an RBC model to demonstrate two equivalent solutions. The standard one expresses the production function in deviation form about some reference point, usually the steady state of the model. Our alternative, 're-parameterization', expresses dimensional constants in terms of a new dimensionless (share) parameter and all remaining dimensionless ones. We show that our 're-parameterization' method is equivalent and arguably more straightforward than the standard normalization in deviation form. We then examine a similar problem of dimensional constants for CES utility functions in a two-sector model and in a small open economy model; then re-parameterization is the only solution to the problem, showing that our approach is in fact more general. ?? 2012 Elsevier B.V.", "author" : [ { "dropping-particle" : "", "family" : "Cantore", "given" : "C.", "non-dropping-particle" : "", "parse-names" : false, "suffix" : "" }, { "dropping-particle" : "", "family" : "Levine", "given" : "P.", "non-dropping-particle" : "", "parse-names" : false, "suffix" : "" } ], "container-title" : "Journal of Economic Dynamics and Control", "id" : "ITEM-1", "issue" : "12", "issued" : { "date-parts" : [ [ "2012" ] ] }, "page" : "1931-1949", "publisher" : "Elsevier", "title" : "Getting normalization right: Dealing with 'dimensional constants' in macroeconomics", "type" : "article-journal", "volume" : "36" }, "uris" : [ "http://www.mendeley.com/documents/?uuid=b13d4641-0931-4218-8bc7-99eba70de254" ] } ], "mendeley" : { "formattedCitation" : "(136)", "plainTextFormattedCitation" : "(136)", "previouslyFormattedCitation" : "(136)" }, "properties" : { "noteIndex" : 0 }, "schema" : "https://github.com/citation-style-language/schema/raw/master/csl-citation.json" }</w:instrText>
      </w:r>
      <w:r w:rsidRPr="005A1F3C">
        <w:fldChar w:fldCharType="separate"/>
      </w:r>
      <w:r w:rsidR="00FB291D" w:rsidRPr="00FB291D">
        <w:rPr>
          <w:noProof/>
        </w:rPr>
        <w:t>(136)</w:t>
      </w:r>
      <w:r w:rsidRPr="005A1F3C">
        <w:fldChar w:fldCharType="end"/>
      </w:r>
      <w:r w:rsidRPr="005A1F3C">
        <w:t xml:space="preserve"> introduce </w:t>
      </w:r>
      <w:r w:rsidR="00445897" w:rsidRPr="00BF3A41">
        <w:t xml:space="preserve">capital-augmenting </w:t>
      </w:r>
      <w:r w:rsidR="00445897">
        <w:t>(ZK</w:t>
      </w:r>
      <w:r w:rsidR="00445897" w:rsidRPr="005A1F3C">
        <w:rPr>
          <w:vertAlign w:val="subscript"/>
        </w:rPr>
        <w:t>t</w:t>
      </w:r>
      <w:r w:rsidR="00445897">
        <w:t xml:space="preserve">) </w:t>
      </w:r>
      <w:r w:rsidRPr="005A1F3C">
        <w:t xml:space="preserve">and </w:t>
      </w:r>
      <w:r w:rsidR="00445897">
        <w:t>labour-</w:t>
      </w:r>
      <w:r w:rsidR="00445897" w:rsidRPr="00181CE2">
        <w:t>augmenting</w:t>
      </w:r>
      <w:r w:rsidR="00445897">
        <w:t xml:space="preserve"> (ZN</w:t>
      </w:r>
      <w:r w:rsidR="00445897" w:rsidRPr="00282E2C">
        <w:rPr>
          <w:vertAlign w:val="subscript"/>
        </w:rPr>
        <w:t>t</w:t>
      </w:r>
      <w:r w:rsidR="00445897">
        <w:t xml:space="preserve">) </w:t>
      </w:r>
      <w:r w:rsidR="00445897" w:rsidRPr="00181CE2">
        <w:t xml:space="preserve"> </w:t>
      </w:r>
      <w:r w:rsidRPr="005A1F3C">
        <w:t>technical change</w:t>
      </w:r>
      <w:r w:rsidR="00445897">
        <w:t>, a</w:t>
      </w:r>
      <w:r w:rsidR="007C6C20" w:rsidRPr="007C6C20">
        <w:t>s</w:t>
      </w:r>
      <w:r w:rsidR="00DB0625" w:rsidRPr="005A1F3C">
        <w:t xml:space="preserve"> shown in </w:t>
      </w:r>
      <w:r w:rsidR="00DB0625" w:rsidRPr="005A1F3C">
        <w:fldChar w:fldCharType="begin"/>
      </w:r>
      <w:r w:rsidR="00DB0625" w:rsidRPr="005A1F3C">
        <w:instrText xml:space="preserve"> REF _Ref420233674 \h </w:instrText>
      </w:r>
      <w:r w:rsidR="00DB0625" w:rsidRPr="005A1F3C">
        <w:fldChar w:fldCharType="separate"/>
      </w:r>
      <w:r w:rsidR="00DB0625" w:rsidRPr="007C6C20">
        <w:t xml:space="preserve">Equation </w:t>
      </w:r>
      <w:r w:rsidR="00DB0625" w:rsidRPr="007C6C20">
        <w:rPr>
          <w:noProof/>
        </w:rPr>
        <w:t>14</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7C6C20" w:rsidRPr="007C6C20" w14:paraId="119D0A25" w14:textId="77777777" w:rsidTr="0047758D">
        <w:tc>
          <w:tcPr>
            <w:tcW w:w="6629" w:type="dxa"/>
          </w:tcPr>
          <w:p w14:paraId="136C62AC" w14:textId="025AFB0C" w:rsidR="00DB0625" w:rsidRPr="007C6C20" w:rsidRDefault="00DB0625" w:rsidP="0047758D">
            <w:r w:rsidRPr="006D1024">
              <w:rPr>
                <w:noProof/>
                <w:lang w:val="en-US" w:eastAsia="en-US"/>
              </w:rPr>
              <w:drawing>
                <wp:inline distT="0" distB="0" distL="0" distR="0" wp14:anchorId="775DBDAB" wp14:editId="62423FCF">
                  <wp:extent cx="1980953" cy="21904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80953" cy="219048"/>
                          </a:xfrm>
                          <a:prstGeom prst="rect">
                            <a:avLst/>
                          </a:prstGeom>
                        </pic:spPr>
                      </pic:pic>
                    </a:graphicData>
                  </a:graphic>
                </wp:inline>
              </w:drawing>
            </w:r>
          </w:p>
        </w:tc>
        <w:tc>
          <w:tcPr>
            <w:tcW w:w="1984" w:type="dxa"/>
          </w:tcPr>
          <w:p w14:paraId="40121ADB" w14:textId="77777777" w:rsidR="00DB0625" w:rsidRPr="007C6C20" w:rsidRDefault="00DB0625" w:rsidP="0047758D">
            <w:bookmarkStart w:id="89" w:name="_Ref420233674"/>
            <w:r w:rsidRPr="007C6C20">
              <w:t xml:space="preserve">Equation </w:t>
            </w:r>
            <w:r w:rsidR="00312856">
              <w:fldChar w:fldCharType="begin"/>
            </w:r>
            <w:r w:rsidR="00312856">
              <w:instrText xml:space="preserve"> SEQ Equation \* ARABIC </w:instrText>
            </w:r>
            <w:r w:rsidR="00312856">
              <w:fldChar w:fldCharType="separate"/>
            </w:r>
            <w:r w:rsidRPr="007C6C20">
              <w:rPr>
                <w:noProof/>
              </w:rPr>
              <w:t>14</w:t>
            </w:r>
            <w:r w:rsidR="00312856">
              <w:rPr>
                <w:noProof/>
              </w:rPr>
              <w:fldChar w:fldCharType="end"/>
            </w:r>
            <w:bookmarkEnd w:id="89"/>
          </w:p>
        </w:tc>
      </w:tr>
    </w:tbl>
    <w:p w14:paraId="766A50B4" w14:textId="5FEAFF30" w:rsidR="00BB05D2" w:rsidRPr="005A1F3C" w:rsidRDefault="005C3F52" w:rsidP="00BB05D2">
      <w:ins w:id="90" w:author="Matt" w:date="2015-06-17T15:46:00Z">
        <w:r>
          <w:t xml:space="preserve">[____ You have two Nt parameters in the above equation. That looks incorrect. ____] </w:t>
        </w:r>
      </w:ins>
      <w:r w:rsidR="0026247F" w:rsidRPr="00167356">
        <w:t xml:space="preserve">Saunders </w:t>
      </w:r>
      <w:r w:rsidR="0026247F" w:rsidRPr="00167356">
        <w:fldChar w:fldCharType="begin" w:fldLock="1"/>
      </w:r>
      <w:r w:rsidR="0026247F" w:rsidRPr="00167356">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rsidR="0026247F" w:rsidRPr="00167356">
        <w:fldChar w:fldCharType="separate"/>
      </w:r>
      <w:r w:rsidR="0026247F" w:rsidRPr="00167356">
        <w:rPr>
          <w:noProof/>
        </w:rPr>
        <w:t>(10)</w:t>
      </w:r>
      <w:r w:rsidR="0026247F" w:rsidRPr="00167356">
        <w:fldChar w:fldCharType="end"/>
      </w:r>
      <w:r w:rsidR="0026247F" w:rsidRPr="00167356">
        <w:t xml:space="preserve"> provides </w:t>
      </w:r>
      <w:r w:rsidR="0026247F">
        <w:t>a rare e</w:t>
      </w:r>
      <w:r w:rsidR="00BB05D2" w:rsidRPr="005A1F3C">
        <w:t xml:space="preserve">mpirical </w:t>
      </w:r>
      <w:r w:rsidR="00B85587">
        <w:t xml:space="preserve">CES </w:t>
      </w:r>
      <w:r w:rsidR="00445897">
        <w:t>study</w:t>
      </w:r>
      <w:r w:rsidR="00BB05D2" w:rsidRPr="005A1F3C">
        <w:t xml:space="preserve">, defining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BB05D2" w:rsidRPr="005A1F3C">
        <w:t>,</w:t>
      </w:r>
      <m:oMath>
        <m:sSub>
          <m:sSubPr>
            <m:ctrlPr>
              <w:rPr>
                <w:rFonts w:ascii="Cambria Math" w:hAnsi="Cambria Math"/>
                <w:i/>
              </w:rPr>
            </m:ctrlPr>
          </m:sSubPr>
          <m:e>
            <m:r>
              <w:rPr>
                <w:rFonts w:ascii="Cambria Math" w:hAnsi="Cambria Math"/>
              </w:rPr>
              <m:t>τ</m:t>
            </m:r>
          </m:e>
          <m:sub>
            <m:r>
              <w:rPr>
                <w:rFonts w:ascii="Cambria Math" w:hAnsi="Cambria Math"/>
              </w:rPr>
              <m:t>L</m:t>
            </m:r>
          </m:sub>
        </m:sSub>
      </m:oMath>
      <w:r w:rsidR="00BB05D2" w:rsidRPr="005A1F3C">
        <w:t xml:space="preserve"> and </w:t>
      </w:r>
      <m:oMath>
        <m:sSub>
          <m:sSubPr>
            <m:ctrlPr>
              <w:rPr>
                <w:rFonts w:ascii="Cambria Math" w:hAnsi="Cambria Math"/>
                <w:i/>
              </w:rPr>
            </m:ctrlPr>
          </m:sSubPr>
          <m:e>
            <m:r>
              <w:rPr>
                <w:rFonts w:ascii="Cambria Math" w:hAnsi="Cambria Math"/>
              </w:rPr>
              <m:t>τ</m:t>
            </m:r>
          </m:e>
          <m:sub>
            <m:r>
              <w:rPr>
                <w:rFonts w:ascii="Cambria Math" w:hAnsi="Cambria Math"/>
              </w:rPr>
              <m:t>E</m:t>
            </m:r>
          </m:sub>
        </m:sSub>
      </m:oMath>
      <w:r w:rsidR="00BB05D2" w:rsidRPr="005A1F3C">
        <w:t xml:space="preserve"> as capital, labour and energy augmenting technical efficiency parameters, based on the Stern and Kander </w:t>
      </w:r>
      <w:r w:rsidR="00BB05D2" w:rsidRPr="005A1F3C">
        <w:fldChar w:fldCharType="begin" w:fldLock="1"/>
      </w:r>
      <w:r w:rsidR="00BB05D2" w:rsidRPr="005A1F3C">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"(4)", "plainTextFormattedCitation" : "(4)", "previouslyFormattedCitation" : "(4)" }, "properties" : { "noteIndex" : 0 }, "schema" : "https://github.com/citation-style-language/schema/raw/master/csl-citation.json" }</w:instrText>
      </w:r>
      <w:r w:rsidR="00BB05D2" w:rsidRPr="005A1F3C">
        <w:fldChar w:fldCharType="separate"/>
      </w:r>
      <w:r w:rsidR="00BB05D2" w:rsidRPr="005A1F3C">
        <w:rPr>
          <w:noProof/>
        </w:rPr>
        <w:t>(4)</w:t>
      </w:r>
      <w:r w:rsidR="00BB05D2" w:rsidRPr="005A1F3C">
        <w:fldChar w:fldCharType="end"/>
      </w:r>
      <w:r w:rsidR="00BB05D2" w:rsidRPr="005A1F3C">
        <w:t xml:space="preserve"> study.</w:t>
      </w:r>
      <w:r w:rsidR="00DB0625" w:rsidRPr="005A1F3C">
        <w:t xml:space="preserve"> </w:t>
      </w:r>
      <w:r w:rsidR="00B85587" w:rsidRPr="007C6C20">
        <w:t>As</w:t>
      </w:r>
      <w:r w:rsidR="00DB0625" w:rsidRPr="005A1F3C">
        <w:t xml:space="preserve"> shown in </w:t>
      </w:r>
      <w:r w:rsidR="00DB0625" w:rsidRPr="005A1F3C">
        <w:fldChar w:fldCharType="begin"/>
      </w:r>
      <w:r w:rsidR="00DB0625" w:rsidRPr="005A1F3C">
        <w:instrText xml:space="preserve"> REF _Ref420233690 \h </w:instrText>
      </w:r>
      <w:r w:rsidR="00DB0625" w:rsidRPr="005A1F3C">
        <w:fldChar w:fldCharType="separate"/>
      </w:r>
      <w:r w:rsidR="00DB0625" w:rsidRPr="007C6C20">
        <w:t xml:space="preserve">Equation </w:t>
      </w:r>
      <w:r w:rsidR="00DB0625" w:rsidRPr="007C6C20">
        <w:rPr>
          <w:noProof/>
        </w:rPr>
        <w:t>15</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BB05D2" w14:paraId="03B6AD2C" w14:textId="77777777" w:rsidTr="0047758D">
        <w:tc>
          <w:tcPr>
            <w:tcW w:w="6629" w:type="dxa"/>
          </w:tcPr>
          <w:p w14:paraId="67A6F0DD" w14:textId="77777777" w:rsidR="00BB05D2" w:rsidRPr="005758F1" w:rsidRDefault="00BB05D2" w:rsidP="0047758D">
            <w:r w:rsidRPr="00E576D2">
              <w:rPr>
                <w:noProof/>
                <w:lang w:val="en-US" w:eastAsia="en-US"/>
              </w:rPr>
              <w:drawing>
                <wp:inline distT="0" distB="0" distL="0" distR="0" wp14:anchorId="121E328D" wp14:editId="2B85FC3A">
                  <wp:extent cx="309562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9801"/>
                          <a:stretch/>
                        </pic:blipFill>
                        <pic:spPr bwMode="auto">
                          <a:xfrm>
                            <a:off x="0" y="0"/>
                            <a:ext cx="3095240" cy="40952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0A7348A6" w14:textId="77777777" w:rsidR="00BB05D2" w:rsidRDefault="00BB05D2" w:rsidP="0047758D">
            <w:bookmarkStart w:id="91" w:name="_Ref420233690"/>
            <w:r w:rsidRPr="00687467">
              <w:t xml:space="preserve">Equation </w:t>
            </w:r>
            <w:r w:rsidR="00312856">
              <w:fldChar w:fldCharType="begin"/>
            </w:r>
            <w:r w:rsidR="00312856">
              <w:instrText xml:space="preserve"> SEQ Equation \* ARABIC </w:instrText>
            </w:r>
            <w:r w:rsidR="00312856">
              <w:fldChar w:fldCharType="separate"/>
            </w:r>
            <w:r w:rsidR="00DB0625">
              <w:rPr>
                <w:noProof/>
              </w:rPr>
              <w:t>15</w:t>
            </w:r>
            <w:r w:rsidR="00312856">
              <w:rPr>
                <w:noProof/>
              </w:rPr>
              <w:fldChar w:fldCharType="end"/>
            </w:r>
            <w:bookmarkEnd w:id="91"/>
          </w:p>
        </w:tc>
      </w:tr>
    </w:tbl>
    <w:p w14:paraId="194E6FFD" w14:textId="6FED11ED" w:rsidR="007C6C20" w:rsidRPr="00C14E3C" w:rsidRDefault="007C6C20" w:rsidP="007C6C20">
      <w:r w:rsidRPr="00C14E3C">
        <w:lastRenderedPageBreak/>
        <w:t>So in theory the productivity coefficients should be the same as the quality adjusted variables</w:t>
      </w:r>
      <w:ins w:id="92" w:author="Matt" w:date="2015-06-17T15:46:00Z">
        <w:r w:rsidR="00475553">
          <w:t xml:space="preserve"> [____ Not quite. The product of the productivity coefficients</w:t>
        </w:r>
      </w:ins>
      <w:ins w:id="93" w:author="Matt" w:date="2015-06-17T15:47:00Z">
        <w:r w:rsidR="00475553">
          <w:t xml:space="preserve"> and the unadjusted factors of production should be equal to the quality-adjusted factor of production. ____]</w:t>
        </w:r>
      </w:ins>
      <w:r w:rsidR="00B85587">
        <w:t xml:space="preserve">, but comparable studies have not (to our knowledge) been undertaken. </w:t>
      </w:r>
      <w:r w:rsidR="0026247F">
        <w:t>The choice, of</w:t>
      </w:r>
      <w:r w:rsidR="00B85587">
        <w:t xml:space="preserve"> whether to take this productivity approach, or qua</w:t>
      </w:r>
      <w:r w:rsidR="0026247F">
        <w:t xml:space="preserve">lity adjusted values K*, L*, E*, </w:t>
      </w:r>
      <w:r w:rsidR="00B85587">
        <w:t>may be simply down to availability of data.</w:t>
      </w:r>
      <w:ins w:id="94" w:author="Matt" w:date="2015-06-17T15:47:00Z">
        <w:r w:rsidR="00902DA9">
          <w:t xml:space="preserve"> [____ I’m not sure this is right. There are three time series in play here: unadjusted factor of production, quality-adjusted </w:t>
        </w:r>
      </w:ins>
      <w:ins w:id="95" w:author="Matt" w:date="2015-06-17T15:48:00Z">
        <w:r w:rsidR="00902DA9" w:rsidRPr="00902DA9">
          <w:t>factor of production</w:t>
        </w:r>
        <w:r w:rsidR="00902DA9">
          <w:t>, and productivity coefficient. If you have any two, you can derive the third. ____]</w:t>
        </w:r>
      </w:ins>
    </w:p>
    <w:p w14:paraId="1249DBD7" w14:textId="4406DF42" w:rsidR="0000698F" w:rsidRDefault="0000698F" w:rsidP="005A1F3C">
      <w:pPr>
        <w:pStyle w:val="Heading3"/>
      </w:pPr>
      <w:r>
        <w:t>Total factor productivity coefficients</w:t>
      </w:r>
    </w:p>
    <w:p w14:paraId="036B20A2" w14:textId="77040707" w:rsidR="005F384C" w:rsidRPr="005A1F3C" w:rsidRDefault="005F384C" w:rsidP="005F384C">
      <w:r w:rsidRPr="00BF7D47">
        <w:t xml:space="preserve">The expansion of this approach considers exogenous productivity (i.e. total factor productivity change) as </w:t>
      </w:r>
      <w:r>
        <w:t xml:space="preserve">an input variable to the analysis, </w:t>
      </w:r>
      <w:r w:rsidRPr="00BF7D47">
        <w:t xml:space="preserve">as given by </w:t>
      </w:r>
      <w:r w:rsidRPr="00DE3F13">
        <w:rPr>
          <w:rFonts w:ascii="Tahoma" w:eastAsiaTheme="minorHAnsi" w:hAnsi="Tahoma" w:cs="Tahoma"/>
        </w:rPr>
        <w:t xml:space="preserve">Chang </w:t>
      </w:r>
      <w:r w:rsidRPr="00DE3F13">
        <w:rPr>
          <w:rFonts w:ascii="Tahoma" w:eastAsiaTheme="minorHAnsi" w:hAnsi="Tahoma" w:cs="Tahoma"/>
        </w:rPr>
        <w:fldChar w:fldCharType="begin" w:fldLock="1"/>
      </w:r>
      <w:r w:rsidRPr="00DE3F13">
        <w:rPr>
          <w:rFonts w:ascii="Tahoma" w:eastAsiaTheme="minorHAnsi" w:hAnsi="Tahoma" w:cs="Tahoma"/>
        </w:rPr>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"mendeley" : { "formattedCitation" : "(131)", "plainTextFormattedCitation" : "(131)", "previouslyFormattedCitation" : "(131)" }, "properties" : { "noteIndex" : 0 }, "schema" : "https://github.com/citation-style-language/schema/raw/master/csl-citation.json" }</w:instrText>
      </w:r>
      <w:r w:rsidRPr="00DE3F13">
        <w:rPr>
          <w:rFonts w:ascii="Tahoma" w:eastAsiaTheme="minorHAnsi" w:hAnsi="Tahoma" w:cs="Tahoma"/>
        </w:rPr>
        <w:fldChar w:fldCharType="separate"/>
      </w:r>
      <w:r w:rsidRPr="00DE3F13">
        <w:rPr>
          <w:rFonts w:ascii="Tahoma" w:eastAsiaTheme="minorHAnsi" w:hAnsi="Tahoma" w:cs="Tahoma"/>
          <w:noProof/>
        </w:rPr>
        <w:t>(131)</w:t>
      </w:r>
      <w:r w:rsidRPr="00DE3F13">
        <w:rPr>
          <w:rFonts w:ascii="Tahoma" w:eastAsiaTheme="minorHAnsi" w:hAnsi="Tahoma" w:cs="Tahoma"/>
        </w:rPr>
        <w:fldChar w:fldCharType="end"/>
      </w:r>
      <w:r w:rsidRPr="00DE3F13">
        <w:rPr>
          <w:rFonts w:ascii="Tahoma" w:eastAsiaTheme="minorHAnsi" w:hAnsi="Tahoma" w:cs="Tahoma"/>
        </w:rPr>
        <w:t xml:space="preserve"> </w:t>
      </w:r>
      <w:r>
        <w:rPr>
          <w:rFonts w:ascii="Tahoma" w:eastAsiaTheme="minorHAnsi" w:hAnsi="Tahoma" w:cs="Tahoma"/>
        </w:rPr>
        <w:t xml:space="preserve">and </w:t>
      </w:r>
      <w:r w:rsidRPr="00BF7D47">
        <w:t xml:space="preserve">Prywes </w:t>
      </w:r>
      <w:r w:rsidRPr="00BF7D47">
        <w:fldChar w:fldCharType="begin" w:fldLock="1"/>
      </w:r>
      <w:r w:rsidRPr="00BF7D47">
        <w:instrText>ADDIN CSL_CITATION { "citationItems" : [ { "id" : "ITEM-1", "itemData" : { "DOI" : "10.1016/0140-9883(86)90022-8", "ISSN" : "01409883", "abstract" : "... US energy policy and economic growth. Bell Journal of Economics, Vol 5 (1974), pp. 461\u2013514. ... 11; DB Humphrey, JR Moroney; Substitution among capital , labor , and natural resource products in American manufacturing . Journal of Political Economy, Vol 83 (1975), pp. 57\u201382. ... \\n", "author" : [ { "dropping-particle" : "", "family" : "Prywes", "given" : "Menahem", "non-dropping-particle" : "", "parse-names" : false, "suffix" : "" } ], "container-title" : "Energy Economics", "id" : "ITEM-1", "issue" : "1", "issued" : { "date-parts" : [ [ "1986" ] ] }, "page" : "22-28", "title" : "A nested CES approach to capital-energy substitution", "type" : "article-journal", "volume" : "8" }, "uris" : [ "http://www.mendeley.com/documents/?uuid=e40b92f9-fbcd-499c-8c6c-8762e5db3dba" ] } ], "mendeley" : { "formattedCitation" : "(132)", "plainTextFormattedCitation" : "(132)", "previouslyFormattedCitation" : "(132)" }, "properties" : { "noteIndex" : 0 }, "schema" : "https://github.com/citation-style-language/schema/raw/master/csl-citation.json" }</w:instrText>
      </w:r>
      <w:r w:rsidRPr="00BF7D47">
        <w:fldChar w:fldCharType="separate"/>
      </w:r>
      <w:r w:rsidRPr="00BF7D47">
        <w:rPr>
          <w:noProof/>
        </w:rPr>
        <w:t>(132)</w:t>
      </w:r>
      <w:r w:rsidRPr="00BF7D47">
        <w:fldChar w:fldCharType="end"/>
      </w:r>
      <w:r w:rsidRPr="00BF7D47">
        <w:t xml:space="preserve">, in which case </w:t>
      </w:r>
      <w:r w:rsidRPr="00BF7D47">
        <w:fldChar w:fldCharType="begin"/>
      </w:r>
      <w:r w:rsidRPr="00BF7D47">
        <w:instrText xml:space="preserve"> REF _Ref415838108 \h  \* MERGEFORMAT </w:instrText>
      </w:r>
      <w:r w:rsidRPr="00BF7D47">
        <w:fldChar w:fldCharType="separate"/>
      </w:r>
      <w:r w:rsidRPr="00BF7D47">
        <w:t xml:space="preserve">Equation </w:t>
      </w:r>
      <w:r w:rsidRPr="00BF7D47">
        <w:rPr>
          <w:noProof/>
        </w:rPr>
        <w:t>6</w:t>
      </w:r>
      <w:r w:rsidRPr="00BF7D47">
        <w:fldChar w:fldCharType="end"/>
      </w:r>
      <w:r w:rsidRPr="00BF7D47">
        <w:t xml:space="preserve"> becomes </w:t>
      </w:r>
      <w:r w:rsidRPr="00BF7D47">
        <w:fldChar w:fldCharType="begin"/>
      </w:r>
      <w:r w:rsidRPr="00BF7D47">
        <w:instrText xml:space="preserve"> REF _Ref419717391 \h  \* MERGEFORMAT </w:instrText>
      </w:r>
      <w:r w:rsidRPr="00BF7D47">
        <w:fldChar w:fldCharType="separate"/>
      </w:r>
      <w:r w:rsidRPr="00BF7D47">
        <w:t xml:space="preserve">Equation </w:t>
      </w:r>
      <w:r w:rsidRPr="00BF7D47">
        <w:rPr>
          <w:noProof/>
        </w:rPr>
        <w:t>10</w:t>
      </w:r>
      <w:r w:rsidRPr="00BF7D47">
        <w:fldChar w:fldCharType="end"/>
      </w:r>
      <w:r>
        <w:t xml:space="preserve">. However, such an approach is rarely employed – more often total factor productivity change (i.e. the Solow Residual) is a desired output from the analysis. </w:t>
      </w:r>
    </w:p>
    <w:p w14:paraId="3CF1C514" w14:textId="77777777" w:rsidR="0000698F" w:rsidRDefault="0000698F" w:rsidP="0000698F">
      <w:pPr>
        <w:rPr>
          <w:rFonts w:ascii="Tahoma" w:eastAsiaTheme="minorHAnsi" w:hAnsi="Tahoma" w:cs="Tahoma"/>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00698F" w14:paraId="69248EAB" w14:textId="77777777" w:rsidTr="003320D0">
        <w:tc>
          <w:tcPr>
            <w:tcW w:w="6629" w:type="dxa"/>
          </w:tcPr>
          <w:p w14:paraId="222267DC" w14:textId="2651DF0A" w:rsidR="0000698F" w:rsidRDefault="0000698F" w:rsidP="003320D0">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D(t)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m:oMathPara>
          </w:p>
          <w:p w14:paraId="1CF7235D" w14:textId="77777777" w:rsidR="0000698F" w:rsidRDefault="0000698F" w:rsidP="003320D0">
            <w:r>
              <w:t>Where:</w:t>
            </w:r>
          </w:p>
          <w:p w14:paraId="5014625A" w14:textId="77777777" w:rsidR="0000698F" w:rsidRPr="005758F1" w:rsidRDefault="0000698F" w:rsidP="003320D0">
            <w:r>
              <w:rPr>
                <w:noProof/>
                <w:lang w:val="en-US" w:eastAsia="en-US"/>
              </w:rPr>
              <mc:AlternateContent>
                <mc:Choice Requires="wps">
                  <w:drawing>
                    <wp:anchor distT="0" distB="0" distL="114300" distR="114300" simplePos="0" relativeHeight="251667456" behindDoc="1" locked="0" layoutInCell="1" allowOverlap="1" wp14:anchorId="2EFDD040" wp14:editId="5A2AF2ED">
                      <wp:simplePos x="0" y="0"/>
                      <wp:positionH relativeFrom="column">
                        <wp:posOffset>76200</wp:posOffset>
                      </wp:positionH>
                      <wp:positionV relativeFrom="paragraph">
                        <wp:posOffset>22225</wp:posOffset>
                      </wp:positionV>
                      <wp:extent cx="2950210" cy="352425"/>
                      <wp:effectExtent l="0" t="0" r="2159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352425"/>
                              </a:xfrm>
                              <a:prstGeom prst="rect">
                                <a:avLst/>
                              </a:prstGeom>
                              <a:solidFill>
                                <a:srgbClr val="FFFFFF"/>
                              </a:solidFill>
                              <a:ln w="9525">
                                <a:solidFill>
                                  <a:srgbClr val="000000"/>
                                </a:solidFill>
                                <a:miter lim="800000"/>
                                <a:headEnd/>
                                <a:tailEnd/>
                              </a:ln>
                            </wps:spPr>
                            <wps:txbx>
                              <w:txbxContent>
                                <w:p w14:paraId="032735DC" w14:textId="11F652E5" w:rsidR="002742D9" w:rsidRDefault="002742D9">
                                  <w:pPr>
                                    <w:spacing w:after="0" w:line="240" w:lineRule="auto"/>
                                    <w:rPr>
                                      <w:rFonts w:eastAsiaTheme="minorEastAsia"/>
                                      <w:sz w:val="18"/>
                                      <w:szCs w:val="18"/>
                                    </w:rPr>
                                  </w:pPr>
                                  <m:oMath>
                                    <m:r>
                                      <w:rPr>
                                        <w:rFonts w:ascii="Cambria Math" w:hAnsi="Cambria Math"/>
                                      </w:rPr>
                                      <m:t>D(t)</m:t>
                                    </m:r>
                                  </m:oMath>
                                  <w:r>
                                    <w:rPr>
                                      <w:rFonts w:eastAsiaTheme="minorEastAsia"/>
                                      <w:sz w:val="18"/>
                                      <w:szCs w:val="18"/>
                                    </w:rPr>
                                    <w:t xml:space="preserve"> = Total factor productivity change term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pt;margin-top:1.75pt;width:232.3pt;height:2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">
                      <v:textbox>
                        <w:txbxContent>
                          <w:p w14:paraId="032735DC" w14:textId="11F652E5" w:rsidR="002742D9" w:rsidRDefault="002742D9">
                            <w:pPr>
                              <w:spacing w:after="0" w:line="240" w:lineRule="auto"/>
                              <w:rPr>
                                <w:rFonts w:eastAsiaTheme="minorEastAsia"/>
                                <w:sz w:val="18"/>
                                <w:szCs w:val="18"/>
                              </w:rPr>
                            </w:pPr>
                            <m:oMath>
                              <m:r>
                                <w:rPr>
                                  <w:rFonts w:ascii="Cambria Math" w:hAnsi="Cambria Math"/>
                                </w:rPr>
                                <m:t>D(t)</m:t>
                              </m:r>
                            </m:oMath>
                            <w:r>
                              <w:rPr>
                                <w:rFonts w:eastAsiaTheme="minorEastAsia"/>
                                <w:sz w:val="18"/>
                                <w:szCs w:val="18"/>
                              </w:rPr>
                              <w:t xml:space="preserve"> = Total factor productivity change term </w:t>
                            </w:r>
                          </w:p>
                        </w:txbxContent>
                      </v:textbox>
                      <w10:wrap type="topAndBottom"/>
                    </v:shape>
                  </w:pict>
                </mc:Fallback>
              </mc:AlternateContent>
            </w:r>
          </w:p>
        </w:tc>
        <w:tc>
          <w:tcPr>
            <w:tcW w:w="1984" w:type="dxa"/>
          </w:tcPr>
          <w:p w14:paraId="390E000C" w14:textId="77777777" w:rsidR="0000698F" w:rsidRDefault="0000698F" w:rsidP="003320D0">
            <w:bookmarkStart w:id="96" w:name="_Ref419717391"/>
            <w:r w:rsidRPr="00687467">
              <w:t xml:space="preserve">Equation </w:t>
            </w:r>
            <w:r w:rsidR="00312856">
              <w:fldChar w:fldCharType="begin"/>
            </w:r>
            <w:r w:rsidR="00312856">
              <w:instrText xml:space="preserve"> SEQ Equation \* ARABIC </w:instrText>
            </w:r>
            <w:r w:rsidR="00312856">
              <w:fldChar w:fldCharType="separate"/>
            </w:r>
            <w:r>
              <w:rPr>
                <w:noProof/>
              </w:rPr>
              <w:t>10</w:t>
            </w:r>
            <w:r w:rsidR="00312856">
              <w:rPr>
                <w:noProof/>
              </w:rPr>
              <w:fldChar w:fldCharType="end"/>
            </w:r>
            <w:bookmarkEnd w:id="96"/>
          </w:p>
        </w:tc>
      </w:tr>
    </w:tbl>
    <w:p w14:paraId="00FE1740" w14:textId="5D22AD59" w:rsidR="00A410A8" w:rsidRDefault="00A410A8" w:rsidP="005A1F3C">
      <w:pPr>
        <w:pStyle w:val="Heading3"/>
      </w:pPr>
      <w:r>
        <w:t>Returns to scale</w:t>
      </w:r>
      <w:r w:rsidR="009E23AC">
        <w:t xml:space="preserve">, </w:t>
      </w:r>
      <w:r w:rsidR="009E23AC">
        <w:sym w:font="Symbol" w:char="F06E"/>
      </w:r>
    </w:p>
    <w:p w14:paraId="7F53E096" w14:textId="35375129" w:rsidR="0047758D" w:rsidRDefault="003F2143" w:rsidP="0047758D">
      <w:r>
        <w:t xml:space="preserve">There are two reasons why empirical CES studies almost exclusively assume </w:t>
      </w:r>
      <w:r w:rsidR="0026247F">
        <w:t>unity returns-</w:t>
      </w:r>
      <w:r>
        <w:t>to</w:t>
      </w:r>
      <w:r w:rsidR="0026247F">
        <w:t>-scale value (</w:t>
      </w:r>
      <w:r>
        <w:sym w:font="Symbol" w:char="F06E"/>
      </w:r>
      <w:r>
        <w:t xml:space="preserve"> = 1.0). First, is </w:t>
      </w:r>
      <w:r w:rsidR="0047758D">
        <w:t xml:space="preserve">that studies simply follow this most basic </w:t>
      </w:r>
      <w:r w:rsidR="009E23AC">
        <w:t xml:space="preserve">economic </w:t>
      </w:r>
      <w:r w:rsidR="00B33E34">
        <w:t>convention</w:t>
      </w:r>
      <w:r w:rsidR="0047758D">
        <w:t xml:space="preserve">, as Chang </w:t>
      </w:r>
      <w:r w:rsidR="0047758D">
        <w:fldChar w:fldCharType="begin" w:fldLock="1"/>
      </w:r>
      <w:r w:rsidR="0077755E">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"mendeley" : { "formattedCitation" : "(131)", "plainTextFormattedCitation" : "(131)", "previouslyFormattedCitation" : "(131)" }, "properties" : { "noteIndex" : 0 }, "schema" : "https://github.com/citation-style-language/schema/raw/master/csl-citation.json" }</w:instrText>
      </w:r>
      <w:r w:rsidR="0047758D">
        <w:fldChar w:fldCharType="separate"/>
      </w:r>
      <w:r w:rsidR="00FB291D" w:rsidRPr="00FB291D">
        <w:rPr>
          <w:noProof/>
        </w:rPr>
        <w:t>(131)</w:t>
      </w:r>
      <w:r w:rsidR="0047758D">
        <w:fldChar w:fldCharType="end"/>
      </w:r>
      <w:r w:rsidR="0047758D">
        <w:t xml:space="preserve"> </w:t>
      </w:r>
      <w:r w:rsidR="00B33E34">
        <w:t>notes “</w:t>
      </w:r>
      <w:r w:rsidR="0047758D" w:rsidRPr="005A1F3C">
        <w:rPr>
          <w:i/>
        </w:rPr>
        <w:t>extreme increasing or decreasing returns to scale would be difficult to rationalize, this paper assumes constant returns to scale</w:t>
      </w:r>
      <w:r w:rsidR="00B33E34">
        <w:t>”</w:t>
      </w:r>
      <w:r w:rsidR="0047758D">
        <w:t xml:space="preserve">. </w:t>
      </w:r>
      <w:r w:rsidR="00B33E34">
        <w:t xml:space="preserve">Second, since most economic models </w:t>
      </w:r>
      <w:r w:rsidR="0026247F">
        <w:t>also use</w:t>
      </w:r>
      <w:r w:rsidR="00B33E34">
        <w:t xml:space="preserve"> this assumption (plus other</w:t>
      </w:r>
      <w:r w:rsidR="0026247F">
        <w:t>s</w:t>
      </w:r>
      <w:r w:rsidR="00B33E34">
        <w:t xml:space="preserve"> such as perfect competition), there is little ‘pull’ for empirical CES studies to </w:t>
      </w:r>
      <w:r w:rsidR="0026247F">
        <w:t>change</w:t>
      </w:r>
      <w:r w:rsidR="00B33E34">
        <w:t xml:space="preserve">, leaving the parameter, </w:t>
      </w:r>
      <w:r w:rsidR="00B33E34">
        <w:sym w:font="Symbol" w:char="F06E"/>
      </w:r>
      <w:r w:rsidR="00B33E34">
        <w:t>, set as unity.</w:t>
      </w:r>
    </w:p>
    <w:p w14:paraId="53AE0C36" w14:textId="1550FD06" w:rsidR="00314C1A" w:rsidRPr="005A1F3C" w:rsidRDefault="00B33E34" w:rsidP="00D86AA0">
      <w:r>
        <w:t>As such, it</w:t>
      </w:r>
      <w:r w:rsidR="009E23AC">
        <w:t xml:space="preserve"> is rarely tested in </w:t>
      </w:r>
      <w:r w:rsidR="00314C1A">
        <w:t>empirical CES studies</w:t>
      </w:r>
      <w:r w:rsidR="009E23AC">
        <w:t>.</w:t>
      </w:r>
      <w:r>
        <w:t xml:space="preserve"> </w:t>
      </w:r>
      <w:r w:rsidR="00D86AA0">
        <w:t xml:space="preserve">However, some studies </w:t>
      </w:r>
      <w:r w:rsidR="009E23AC">
        <w:t xml:space="preserve">do – at least temporarily  - </w:t>
      </w:r>
      <w:r w:rsidR="00D86AA0">
        <w:t>relax this parameter</w:t>
      </w:r>
      <w:r w:rsidR="009E23AC">
        <w:t xml:space="preserve">, </w:t>
      </w:r>
      <w:r w:rsidR="00D86AA0">
        <w:t xml:space="preserve">such as Szeto’s New Zealand study </w:t>
      </w:r>
      <w:r w:rsidR="00D86AA0">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D86AA0">
        <w:fldChar w:fldCharType="separate"/>
      </w:r>
      <w:r w:rsidR="00FB291D" w:rsidRPr="00FB291D">
        <w:rPr>
          <w:noProof/>
        </w:rPr>
        <w:t>(84)</w:t>
      </w:r>
      <w:r w:rsidR="00D86AA0">
        <w:fldChar w:fldCharType="end"/>
      </w:r>
      <w:r w:rsidR="00D86AA0">
        <w:t xml:space="preserve">, who </w:t>
      </w:r>
      <w:r w:rsidR="009E23AC">
        <w:t>despite finding</w:t>
      </w:r>
      <w:r w:rsidR="00D86AA0">
        <w:t xml:space="preserve"> a returns-to-scale value of 1.094</w:t>
      </w:r>
      <w:r w:rsidR="009E23AC">
        <w:t xml:space="preserve"> – significantly above unity</w:t>
      </w:r>
      <w:ins w:id="97" w:author="Matt" w:date="2015-06-17T15:49:00Z">
        <w:r w:rsidR="00867704">
          <w:t xml:space="preserve"> [____ significantly in a statistical sense? Or are you saying that 9.4% is “big”? ____]</w:t>
        </w:r>
      </w:ins>
      <w:r w:rsidR="009E23AC">
        <w:t xml:space="preserve">, returned to </w:t>
      </w:r>
      <w:r w:rsidR="009E23AC">
        <w:sym w:font="Symbol" w:char="F06E"/>
      </w:r>
      <w:r w:rsidR="009E23AC">
        <w:t xml:space="preserve"> = 1.0 since “</w:t>
      </w:r>
      <w:r w:rsidR="00D86AA0" w:rsidRPr="005A1F3C">
        <w:rPr>
          <w:i/>
        </w:rPr>
        <w:t>As theory suggests that there are constant returns to scale in production, we will impose this restriction in the remainder of our empirical analysis</w:t>
      </w:r>
      <w:r w:rsidR="009E23AC" w:rsidRPr="005A1F3C">
        <w:rPr>
          <w:i/>
        </w:rPr>
        <w:t>”.</w:t>
      </w:r>
      <w:r w:rsidR="00697362">
        <w:t xml:space="preserve"> Duffy and </w:t>
      </w:r>
      <w:r w:rsidR="00697362" w:rsidRPr="00DB39F8">
        <w:t>Papageorgiou</w:t>
      </w:r>
      <w:r w:rsidR="00697362">
        <w:t xml:space="preserve"> </w:t>
      </w:r>
      <w:r w:rsidR="00697362">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697362">
        <w:fldChar w:fldCharType="separate"/>
      </w:r>
      <w:r w:rsidR="00FB291D" w:rsidRPr="00FB291D">
        <w:rPr>
          <w:noProof/>
        </w:rPr>
        <w:t>(83)</w:t>
      </w:r>
      <w:r w:rsidR="00697362">
        <w:fldChar w:fldCharType="end"/>
      </w:r>
      <w:r w:rsidR="00697362">
        <w:t xml:space="preserve"> adopt a similar philosophy, running an unrestricted analysis to find </w:t>
      </w:r>
      <w:r w:rsidR="00697362">
        <w:sym w:font="Symbol" w:char="F06E"/>
      </w:r>
      <w:r w:rsidR="0026247F">
        <w:t>=</w:t>
      </w:r>
      <w:r w:rsidR="00697362">
        <w:t xml:space="preserve">0.97-1.00 depending on choice of labour input, then restricting </w:t>
      </w:r>
      <w:r w:rsidR="00697362">
        <w:sym w:font="Symbol" w:char="F06E"/>
      </w:r>
      <w:r w:rsidR="00697362">
        <w:t xml:space="preserve"> = 1.0 for the rest of their paper.</w:t>
      </w:r>
    </w:p>
    <w:p w14:paraId="32AEC0D8" w14:textId="5EE92159" w:rsidR="00E47C84" w:rsidRDefault="00E47C84" w:rsidP="00D86AA0">
      <w:r w:rsidRPr="005A1F3C">
        <w:lastRenderedPageBreak/>
        <w:t xml:space="preserve">Therefore, </w:t>
      </w:r>
      <w:r>
        <w:t>if the purpose of the study is purely empirical, it seems sensible to</w:t>
      </w:r>
      <w:r w:rsidR="005F384C">
        <w:t xml:space="preserve"> first</w:t>
      </w:r>
      <w:r>
        <w:t xml:space="preserve"> </w:t>
      </w:r>
      <w:r w:rsidR="005F384C">
        <w:t xml:space="preserve">run an </w:t>
      </w:r>
      <w:r>
        <w:t>unrestrict</w:t>
      </w:r>
      <w:r w:rsidR="005F384C">
        <w:t>ed</w:t>
      </w:r>
      <w:r>
        <w:t xml:space="preserve"> </w:t>
      </w:r>
      <w:r w:rsidR="00177E16">
        <w:t>analysis</w:t>
      </w:r>
      <w:r>
        <w:t xml:space="preserve">, and then re-run with restricted </w:t>
      </w:r>
      <w:r w:rsidR="005F384C">
        <w:t xml:space="preserve">parameters (e.g. </w:t>
      </w:r>
      <w:r>
        <w:t>returns-to-scale</w:t>
      </w:r>
      <w:r w:rsidR="005F384C">
        <w:t xml:space="preserve"> = 1.0)</w:t>
      </w:r>
      <w:r>
        <w:t xml:space="preserve">. This will give two different solutions, and permits the review of how well the model supports the unity returns to scale assumption. </w:t>
      </w:r>
      <w:r w:rsidR="005F384C">
        <w:t>Ultimately though, i</w:t>
      </w:r>
      <w:r w:rsidR="00697362">
        <w:t xml:space="preserve">f the purpose is to feed parameter values into an economic (e.g. CGE) model, then the assumption should match that of the </w:t>
      </w:r>
      <w:ins w:id="98" w:author="Matt" w:date="2015-06-17T15:50:00Z">
        <w:r w:rsidR="007E517D">
          <w:t xml:space="preserve">CGE </w:t>
        </w:r>
      </w:ins>
      <w:r w:rsidR="00697362">
        <w:t xml:space="preserve">model, which typically is </w:t>
      </w:r>
      <w:r w:rsidR="00697362">
        <w:sym w:font="Symbol" w:char="F06E"/>
      </w:r>
      <w:r w:rsidR="00697362">
        <w:t xml:space="preserve"> = 1.0.</w:t>
      </w:r>
    </w:p>
    <w:p w14:paraId="7AFED7EB" w14:textId="6B32B3B0" w:rsidR="006D1024" w:rsidRDefault="006D1024" w:rsidP="006D1024">
      <w:pPr>
        <w:pStyle w:val="Heading1"/>
      </w:pPr>
      <w:r>
        <w:t xml:space="preserve">Issues, Options and Implications II – </w:t>
      </w:r>
      <w:r w:rsidR="000E05CB">
        <w:t>Finalising</w:t>
      </w:r>
      <w:r>
        <w:t xml:space="preserve"> </w:t>
      </w:r>
      <w:r w:rsidR="00445897">
        <w:t xml:space="preserve">the CES function </w:t>
      </w:r>
    </w:p>
    <w:p w14:paraId="37C81FF2" w14:textId="4B21A1B5" w:rsidR="006D1024" w:rsidRPr="005A1F3C" w:rsidRDefault="006D1024" w:rsidP="005A1F3C">
      <w:r>
        <w:t>Having determined the parameters, decisions on nesting and normalisation are required, prior to solving the function.</w:t>
      </w:r>
    </w:p>
    <w:p w14:paraId="15FE9481" w14:textId="77777777" w:rsidR="006D1024" w:rsidRDefault="006D1024" w:rsidP="006D1024">
      <w:pPr>
        <w:pStyle w:val="Heading2"/>
      </w:pPr>
      <w:r>
        <w:t>Nesting (K,L,E)</w:t>
      </w:r>
    </w:p>
    <w:p w14:paraId="5CD3631A" w14:textId="187803F4" w:rsidR="006D1024" w:rsidRDefault="006D1024" w:rsidP="006D1024">
      <w:r>
        <w:t xml:space="preserve">The three possible nests of the CES equation: KL(E), KE(L) and EL(K), were given earlier in </w:t>
      </w:r>
      <w:r>
        <w:fldChar w:fldCharType="begin"/>
      </w:r>
      <w:r>
        <w:instrText xml:space="preserve"> REF _Ref415838108 \h </w:instrText>
      </w:r>
      <w:r>
        <w:fldChar w:fldCharType="separate"/>
      </w:r>
      <w:r w:rsidRPr="00687467">
        <w:t xml:space="preserve">Equation </w:t>
      </w:r>
      <w:r>
        <w:rPr>
          <w:noProof/>
        </w:rPr>
        <w:t>6</w:t>
      </w:r>
      <w:r>
        <w:fldChar w:fldCharType="end"/>
      </w:r>
      <w:r>
        <w:t xml:space="preserve"> to </w:t>
      </w:r>
      <w:r>
        <w:fldChar w:fldCharType="begin"/>
      </w:r>
      <w:r>
        <w:instrText xml:space="preserve"> REF _Ref418243247 \h </w:instrText>
      </w:r>
      <w:r>
        <w:fldChar w:fldCharType="separate"/>
      </w:r>
      <w:r w:rsidRPr="00687467">
        <w:t xml:space="preserve">Equation </w:t>
      </w:r>
      <w:r>
        <w:rPr>
          <w:noProof/>
        </w:rPr>
        <w:t>8</w:t>
      </w:r>
      <w:r>
        <w:fldChar w:fldCharType="end"/>
      </w:r>
      <w:r>
        <w:t xml:space="preserve">, with a sample schematic diagram of a KE(L) nest in </w:t>
      </w:r>
      <w:r>
        <w:fldChar w:fldCharType="begin"/>
      </w:r>
      <w:r>
        <w:instrText xml:space="preserve"> REF _Ref420239516 \h </w:instrText>
      </w:r>
      <w:r>
        <w:fldChar w:fldCharType="separate"/>
      </w:r>
      <w:r>
        <w:t xml:space="preserve">Figure </w:t>
      </w:r>
      <w:r>
        <w:rPr>
          <w:noProof/>
        </w:rPr>
        <w:t>5</w:t>
      </w:r>
      <w:r>
        <w:fldChar w:fldCharType="end"/>
      </w:r>
      <w:r>
        <w:t xml:space="preserve">: </w:t>
      </w:r>
      <w:ins w:id="99" w:author="Matt" w:date="2015-06-17T15:51:00Z">
        <w:r w:rsidR="00632F61">
          <w:t>[____ Why start with this one? Would you rather do (kl)e first? ____]</w:t>
        </w:r>
      </w:ins>
    </w:p>
    <w:p w14:paraId="348DBF20" w14:textId="77777777" w:rsidR="006D1024" w:rsidRDefault="006D1024" w:rsidP="006D1024">
      <w:r>
        <w:rPr>
          <w:noProof/>
          <w:lang w:val="en-US" w:eastAsia="en-US"/>
        </w:rPr>
        <w:drawing>
          <wp:inline distT="0" distB="0" distL="0" distR="0" wp14:anchorId="538A5D52" wp14:editId="04D82C80">
            <wp:extent cx="3276600" cy="152280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522806"/>
                    </a:xfrm>
                    <a:prstGeom prst="rect">
                      <a:avLst/>
                    </a:prstGeom>
                    <a:noFill/>
                    <a:ln>
                      <a:noFill/>
                    </a:ln>
                  </pic:spPr>
                </pic:pic>
              </a:graphicData>
            </a:graphic>
          </wp:inline>
        </w:drawing>
      </w:r>
    </w:p>
    <w:p w14:paraId="3CEA10EE" w14:textId="25169A9A" w:rsidR="006D1024" w:rsidRPr="002E3332" w:rsidRDefault="006D1024" w:rsidP="006D1024">
      <w:pPr>
        <w:pStyle w:val="Caption"/>
      </w:pPr>
      <w:bookmarkStart w:id="100" w:name="_Ref420239516"/>
      <w:r>
        <w:t xml:space="preserve">Figure </w:t>
      </w:r>
      <w:r w:rsidR="00312856">
        <w:fldChar w:fldCharType="begin"/>
      </w:r>
      <w:r w:rsidR="00312856">
        <w:instrText xml:space="preserve"> SEQ Figure \* ARABIC </w:instrText>
      </w:r>
      <w:r w:rsidR="00312856">
        <w:fldChar w:fldCharType="separate"/>
      </w:r>
      <w:r>
        <w:rPr>
          <w:noProof/>
        </w:rPr>
        <w:t>5</w:t>
      </w:r>
      <w:r w:rsidR="00312856">
        <w:rPr>
          <w:noProof/>
        </w:rPr>
        <w:fldChar w:fldCharType="end"/>
      </w:r>
      <w:bookmarkEnd w:id="100"/>
      <w:r>
        <w:t xml:space="preserve">: KE(L) nesting, taken from Lecca et </w:t>
      </w:r>
      <w:r w:rsidRPr="002E3332">
        <w:t xml:space="preserve">al </w:t>
      </w:r>
      <w:r w:rsidRPr="002E3332">
        <w:fldChar w:fldCharType="begin" w:fldLock="1"/>
      </w:r>
      <w:r w:rsidR="0077755E">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rsidRPr="002E3332">
        <w:fldChar w:fldCharType="separate"/>
      </w:r>
      <w:r w:rsidR="00FB291D" w:rsidRPr="00FB291D">
        <w:rPr>
          <w:b w:val="0"/>
          <w:noProof/>
        </w:rPr>
        <w:t>(111)</w:t>
      </w:r>
      <w:r w:rsidRPr="002E3332">
        <w:fldChar w:fldCharType="end"/>
      </w:r>
    </w:p>
    <w:p w14:paraId="7A986049" w14:textId="4C26FF0F" w:rsidR="006D1024" w:rsidRDefault="00700F8A" w:rsidP="006D1024">
      <w:r>
        <w:t xml:space="preserve">Lecca et al </w:t>
      </w:r>
      <w:r>
        <w:fldChar w:fldCharType="begin" w:fldLock="1"/>
      </w:r>
      <w:r>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fldChar w:fldCharType="separate"/>
      </w:r>
      <w:r w:rsidRPr="00FB291D">
        <w:rPr>
          <w:noProof/>
        </w:rPr>
        <w:t>(111)</w:t>
      </w:r>
      <w:r>
        <w:fldChar w:fldCharType="end"/>
      </w:r>
      <w:r>
        <w:t xml:space="preserve"> consider this issue in detail, noting </w:t>
      </w:r>
      <w:r w:rsidRPr="004C0F9D">
        <w:rPr>
          <w:i/>
        </w:rPr>
        <w:t>“Nested CES production functions are commonly used in CGE models in general … and specifically in energy/ environmental CGE models”</w:t>
      </w:r>
      <w:r>
        <w:t xml:space="preserve">. </w:t>
      </w:r>
      <w:r w:rsidR="006D1024">
        <w:t xml:space="preserve">Nesting is important since it affects where energy enters the production structure, and thus the values of output solution parameters, such as the elasticity of substitution. Van der Werf </w:t>
      </w:r>
      <w:r w:rsidR="006D1024">
        <w:fldChar w:fldCharType="begin" w:fldLock="1"/>
      </w:r>
      <w:r w:rsidR="006D1024">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6D1024">
        <w:fldChar w:fldCharType="separate"/>
      </w:r>
      <w:r w:rsidR="006D1024" w:rsidRPr="00394366">
        <w:rPr>
          <w:noProof/>
        </w:rPr>
        <w:t>(32)</w:t>
      </w:r>
      <w:r w:rsidR="006D1024">
        <w:fldChar w:fldCharType="end"/>
      </w:r>
      <w:r w:rsidR="006D1024">
        <w:t xml:space="preserve"> reviews production functions used in climate-based models (i.e. KLE or KLEM models) and finds considerable variation in nesting structure. He finds the most commonly applied nest is KL(E), which is supported by Zha and Zhou </w:t>
      </w:r>
      <w:r w:rsidR="006D1024">
        <w:fldChar w:fldCharType="begin" w:fldLock="1"/>
      </w:r>
      <w:r w:rsidR="006D1024">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6D1024">
        <w:fldChar w:fldCharType="separate"/>
      </w:r>
      <w:r w:rsidR="006D1024" w:rsidRPr="006E4174">
        <w:rPr>
          <w:noProof/>
        </w:rPr>
        <w:t>(18)</w:t>
      </w:r>
      <w:r w:rsidR="006D1024">
        <w:fldChar w:fldCharType="end"/>
      </w:r>
      <w:r w:rsidR="006D1024">
        <w:t xml:space="preserve"> who note </w:t>
      </w:r>
      <w:r w:rsidR="006D1024" w:rsidRPr="00357984">
        <w:rPr>
          <w:i/>
        </w:rPr>
        <w:t xml:space="preserve">“until now the (KL)E form appears to be the most widely used version, such as the WITCH model </w:t>
      </w:r>
      <w:r w:rsidR="006D1024" w:rsidRPr="00357984">
        <w:rPr>
          <w:i/>
        </w:rPr>
        <w:fldChar w:fldCharType="begin" w:fldLock="1"/>
      </w:r>
      <w:r w:rsidR="0077755E">
        <w:rPr>
          <w:i/>
        </w:rPr>
        <w:instrText>ADDIN CSL_CITATION { "citationItems" : [ { "id" : "ITEM-1", "itemData" : { "abstract" : "In many passive visual tasks, human perceptual judgments are contrast dependent. To explore whether these contrast dependencies of visual perception also affect closed-loop manual control tasks, we examined visuomotor performance as humans actively controlled a moving luminance-defined line over a range of contrasts. Four subjects were asked to use a joystick to keep a horizontal line centered on a display as its vertical position was perturbed by a sum of sinusoids under two control regimes. The total root mean square (RMS) position error decreased quasi-linearly with increasing log contrast across the tested range (mean slope across subjects: -8.0 and -7.7% per log2 contrast, for the two control regimes, respectively). Frequency-response (Bode) plots showed a systematic increase in open-loop gain (mean slope: 1.44 and 1.30 dB per log2 contrast, respectively), and decrease in phase lag with increasing contrast, which can be accounted for by a decrease in response time delay (mean slope: 32 and 40 ms per log2 contrast, respectively). The performance data are well fit by a Crossover Model proposed by McRuer and Krendel, which allowed us to identify both visual position and motion cues driving performance. This analysis revealed that the position and motion cues used to support manual control under both control regimes appear equally sensitive to changes in stimulus contrast. In conclusion, our data show that active control of a moving visual stimulus is as dependent on contrast as passive perception and suggest that this effect is attributed to a shared contrast sensitivity early in the visual pathway, before any specialization for motion processing", "author" : [ { "dropping-particle" : "", "family" : "Bosetti", "given" : "Valentina", "non-dropping-particle" : "", "parse-names" : false, "suffix" : "" }, { "dropping-particle" : "", "family" : "Carraro", "given" : "Carlo", "non-dropping-particle" : "", "parse-names" : false, "suffix" : "" }, { "dropping-particle" : "", "family" : "Galeotti", "given" : "Marzio", "non-dropping-particle" : "", "parse-names" : false, "suffix" : "" }, { "dropping-particle" : "", "family" : "Massetti", "given" : "Emanuele", "non-dropping-particle" : "", "parse-names" : false, "suffix" : "" }, { "dropping-particle" : "", "family" : "Tavoni", "given" : "Massimo", "non-dropping-particle" : "", "parse-names" : false, "suffix" : "" } ], "container-title" : "Working Paper Department of Economics University of Venice No 46/WP/2006", "id" : "ITEM-1", "issued" : { "date-parts" : [ [ "2007" ] ] }, "title" : "WITCH: A World Induced Technical Change Hybrid Model", "type" : "article-journal" }, "uris" : [ "http://www.mendeley.com/documents/?uuid=682485e4-5466-46ef-b240-97f18a7e461f" ] } ], "mendeley" : { "formattedCitation" : "(88)", "plainTextFormattedCitation" : "(88)", "previouslyFormattedCitation" : "(88)" }, "properties" : { "noteIndex" : 0 }, "schema" : "https://github.com/citation-style-language/schema/raw/master/csl-citation.json" }</w:instrText>
      </w:r>
      <w:r w:rsidR="006D1024" w:rsidRPr="00357984">
        <w:rPr>
          <w:i/>
        </w:rPr>
        <w:fldChar w:fldCharType="separate"/>
      </w:r>
      <w:r w:rsidR="00FB291D" w:rsidRPr="00FB291D">
        <w:rPr>
          <w:noProof/>
        </w:rPr>
        <w:t>(88)</w:t>
      </w:r>
      <w:r w:rsidR="006D1024" w:rsidRPr="00357984">
        <w:rPr>
          <w:i/>
        </w:rPr>
        <w:fldChar w:fldCharType="end"/>
      </w:r>
      <w:r w:rsidR="006D1024" w:rsidRPr="00357984">
        <w:rPr>
          <w:i/>
        </w:rPr>
        <w:t xml:space="preserve">, MERGE model </w:t>
      </w:r>
      <w:r w:rsidR="006D1024" w:rsidRPr="00357984">
        <w:rPr>
          <w:i/>
        </w:rPr>
        <w:fldChar w:fldCharType="begin" w:fldLock="1"/>
      </w:r>
      <w:r w:rsidR="0077755E">
        <w:rPr>
          <w:i/>
        </w:rPr>
        <w:instrText>ADDIN CSL_CITATION { "citationItems" : [ { "id" : "ITEM-1", "itemData" : { "DOI" : "10.1016/0140-6701(95)92766-2", "ISBN" : "0301-4215", "ISSN" : "01406701", "abstract" : "MERGE provides a framework for thinking about climate change management proposals. The model is designed to be sufficiently flexible to be used to explore alternative views on a wide range of contentious issues, eg costs, damages, valuation and discounting. We begin with a description of the model's individual components and show how they fit together. We then provide an initial application to illustrate how the framework can be used in the assessment of alternative policy options. Given the level of uncertainty which pervades the climate debate, it would be unrealistic to expect cost-benefit analysis to lead to consensus on a bottom line - at least any time soon. Rather, models such as MERGE should be viewed as research tools capable of providing insights into which aspects of the debate may be most important. In this way, they can help focus the discussion and identify the areas where additional research may have the highest pay-off.", "author" : [ { "dropping-particle" : "", "family" : "Manne", "given" : "Alan", "non-dropping-particle" : "", "parse-names" : false, "suffix" : "" }, { "dropping-particle" : "", "family" : "Mendelsohn", "given" : "Robert", "non-dropping-particle" : "", "parse-names" : false, "suffix" : "" }, { "dropping-particle" : "", "family" : "Richels", "given" : "Richard", "non-dropping-particle" : "", "parse-names" : false, "suffix" : "" } ], "container-title" : "Energy Policy", "id" : "ITEM-1", "issue" : "1", "issued" : { "date-parts" : [ [ "1995" ] ] }, "page" : "17-34", "title" : "MERGE. A model for evaluating regional and global effects of GHG reduction policies", "type" : "article-journal", "volume" : "23" }, "uris" : [ "http://www.mendeley.com/documents/?uuid=fb6aaa59-ef7f-4c9e-9f91-e1e4b73e6e1f" ] } ], "mendeley" : { "formattedCitation" : "(137)", "plainTextFormattedCitation" : "(137)", "previouslyFormattedCitation" : "(137)" }, "properties" : { "noteIndex" : 0 }, "schema" : "https://github.com/citation-style-language/schema/raw/master/csl-citation.json" }</w:instrText>
      </w:r>
      <w:r w:rsidR="006D1024" w:rsidRPr="00357984">
        <w:rPr>
          <w:i/>
        </w:rPr>
        <w:fldChar w:fldCharType="separate"/>
      </w:r>
      <w:r w:rsidR="00FB291D" w:rsidRPr="00FB291D">
        <w:rPr>
          <w:noProof/>
        </w:rPr>
        <w:t>(137)</w:t>
      </w:r>
      <w:r w:rsidR="006D1024" w:rsidRPr="00357984">
        <w:rPr>
          <w:i/>
        </w:rPr>
        <w:fldChar w:fldCharType="end"/>
      </w:r>
      <w:r w:rsidR="006D1024" w:rsidRPr="00357984">
        <w:rPr>
          <w:i/>
        </w:rPr>
        <w:t xml:space="preserve"> and MIT’s EPPA model </w:t>
      </w:r>
      <w:r w:rsidR="006D1024" w:rsidRPr="00357984">
        <w:rPr>
          <w:i/>
        </w:rPr>
        <w:fldChar w:fldCharType="begin" w:fldLock="1"/>
      </w:r>
      <w:r w:rsidR="0077755E">
        <w:rPr>
          <w:i/>
        </w:rPr>
        <w:instrText>ADDIN CSL_CITATION { "citationItems" : [ { "id" : "ITEM-1", "itemData" : { "DOI" : "10.1016/j.eneco.2006.05.014", "ISBN" : "0140-9883", "ISSN" : "01409883", "abstract" : "Potential technology change has a strong influence on projections of greenhouse gas emissions and costs of control, and computable general equilibrium (CGE) models are a common device for studying these phenomena. Using the MIT Emissions Prediction and Policy Analysis (EPPA) model as an example, two ways of representing technology in these models are discussed: the sector-level description of production possibilities founded on social accounting matrices and elasticity estimates, and sub-models of specific supply or end-use devices based on engineering-process data. A distinction is made between exogenous and endogenous technical change, and it is shown how, because of model structure and the origin of key parameters, such models naturally include shifts in production process that reflect some degree of endogenous technical change. As a result, the introduction of explicit endogenous relations should be approached with caution, to avoid double counting. ?? 2006 Elsevier B.V. All rights reserved.", "author" : [ { "dropping-particle" : "", "family" : "Jacoby", "given" : "Henry D.", "non-dropping-particle" : "", "parse-names" : false, "suffix" : "" }, { "dropping-particle" : "", "family" : "Reilly", "given" : "John M.", "non-dropping-particle" : "", "parse-names" : false, "suffix" : "" }, { "dropping-particle" : "", "family" : "McFarland", "given" : "James R.", "non-dropping-particle" : "", "parse-names" : false, "suffix" : "" }, { "dropping-particle" : "", "family" : "Paltsev", "given" : "Sergey", "non-dropping-particle" : "", "parse-names" : false, "suffix" : "" } ], "container-title" : "Energy Economics", "id" : "ITEM-1", "issue" : "5-6", "issued" : { "date-parts" : [ [ "2006" ] ] }, "page" : "610-631", "title" : "Technology and technical change in the MIT EPPA model", "type" : "article-journal", "volume" : "28" }, "uris" : [ "http://www.mendeley.com/documents/?uuid=f3906208-e7fa-4f07-90db-0cae744828e3" ] } ], "mendeley" : { "formattedCitation" : "(130)", "plainTextFormattedCitation" : "(130)", "previouslyFormattedCitation" : "(130)" }, "properties" : { "noteIndex" : 0 }, "schema" : "https://github.com/citation-style-language/schema/raw/master/csl-citation.json" }</w:instrText>
      </w:r>
      <w:r w:rsidR="006D1024" w:rsidRPr="00357984">
        <w:rPr>
          <w:i/>
        </w:rPr>
        <w:fldChar w:fldCharType="separate"/>
      </w:r>
      <w:r w:rsidR="00FB291D" w:rsidRPr="00FB291D">
        <w:rPr>
          <w:noProof/>
        </w:rPr>
        <w:t>(130)</w:t>
      </w:r>
      <w:r w:rsidR="006D1024" w:rsidRPr="00357984">
        <w:rPr>
          <w:i/>
        </w:rPr>
        <w:fldChar w:fldCharType="end"/>
      </w:r>
      <w:r w:rsidR="006D1024" w:rsidRPr="00357984">
        <w:rPr>
          <w:i/>
        </w:rPr>
        <w:t>”</w:t>
      </w:r>
      <w:r w:rsidR="006D1024">
        <w:rPr>
          <w:i/>
        </w:rPr>
        <w:t xml:space="preserve">. </w:t>
      </w:r>
      <w:r w:rsidR="006D1024">
        <w:t xml:space="preserve">Interestingly, the KL(E) format </w:t>
      </w:r>
      <w:r w:rsidR="00931003">
        <w:t>appears</w:t>
      </w:r>
      <w:r w:rsidR="006D1024">
        <w:t xml:space="preserve"> not only the most commonly applied, but is considered by Saunders </w:t>
      </w:r>
      <w:r w:rsidR="006D1024">
        <w:fldChar w:fldCharType="begin" w:fldLock="1"/>
      </w:r>
      <w:r w:rsidR="006D1024">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6D1024">
        <w:fldChar w:fldCharType="separate"/>
      </w:r>
      <w:r w:rsidR="006D1024" w:rsidRPr="00363180">
        <w:rPr>
          <w:noProof/>
        </w:rPr>
        <w:t>(14)</w:t>
      </w:r>
      <w:r w:rsidR="006D1024">
        <w:fldChar w:fldCharType="end"/>
      </w:r>
      <w:r w:rsidR="006D1024">
        <w:t xml:space="preserve"> to be the only nesting structure that is </w:t>
      </w:r>
      <w:r>
        <w:t>sufficiently rebound flexible</w:t>
      </w:r>
      <w:r w:rsidR="006D1024">
        <w:t xml:space="preserve">. </w:t>
      </w:r>
      <w:ins w:id="101" w:author="Matt" w:date="2015-06-17T15:52:00Z">
        <w:r w:rsidR="00E803F5">
          <w:t>[____ Need a section that describes rebound? Or, a reference to an introductory discussion about rebound? ____]</w:t>
        </w:r>
      </w:ins>
    </w:p>
    <w:p w14:paraId="642C298B" w14:textId="01EA7161" w:rsidR="006D1024" w:rsidRDefault="006D1024" w:rsidP="006D1024">
      <w:r w:rsidRPr="00357984">
        <w:t xml:space="preserve">In terms of </w:t>
      </w:r>
      <w:r>
        <w:t xml:space="preserve">nesting </w:t>
      </w:r>
      <w:r w:rsidR="00700F8A">
        <w:t>in practice</w:t>
      </w:r>
      <w:r>
        <w:t xml:space="preserve">, there are three options. First, decide a single nesting structure, based on theoretical (e.g. energy rebound is </w:t>
      </w:r>
      <w:r w:rsidR="00700F8A">
        <w:t>important,</w:t>
      </w:r>
      <w:r>
        <w:t xml:space="preserve"> so restrict the analysis to KL(E)) or other considerations. Examples </w:t>
      </w:r>
      <w:r w:rsidRPr="00C273BA">
        <w:t xml:space="preserve">include </w:t>
      </w:r>
      <w:r w:rsidRPr="00357984">
        <w:t xml:space="preserve">Saunders </w:t>
      </w:r>
      <w:r w:rsidRPr="00357984">
        <w:fldChar w:fldCharType="begin" w:fldLock="1"/>
      </w:r>
      <w:r>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rsidRPr="00357984">
        <w:fldChar w:fldCharType="separate"/>
      </w:r>
      <w:r w:rsidRPr="00357984">
        <w:rPr>
          <w:noProof/>
        </w:rPr>
        <w:t>(10)</w:t>
      </w:r>
      <w:r w:rsidRPr="00357984">
        <w:fldChar w:fldCharType="end"/>
      </w:r>
      <w:r w:rsidRPr="00C273BA">
        <w:t xml:space="preserve">. </w:t>
      </w:r>
      <w:r>
        <w:t xml:space="preserve">Second, let econometric cointegration decide the </w:t>
      </w:r>
      <w:r>
        <w:lastRenderedPageBreak/>
        <w:t xml:space="preserve">most statistically likely structure, such as Bonga-Bonga </w:t>
      </w:r>
      <w:r>
        <w:fldChar w:fldCharType="begin" w:fldLock="1"/>
      </w:r>
      <w:r w:rsidR="0077755E">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00FB291D" w:rsidRPr="00FB291D">
        <w:rPr>
          <w:noProof/>
        </w:rPr>
        <w:t>(82)</w:t>
      </w:r>
      <w:r>
        <w:fldChar w:fldCharType="end"/>
      </w:r>
      <w:r w:rsidR="00700F8A">
        <w:t>,</w:t>
      </w:r>
      <w:r>
        <w:t xml:space="preserve"> and then analys</w:t>
      </w:r>
      <w:r w:rsidR="00700F8A">
        <w:t>e</w:t>
      </w:r>
      <w:r>
        <w:t xml:space="preserve"> that structure. </w:t>
      </w:r>
      <w:r w:rsidR="00700F8A">
        <w:t xml:space="preserve">Third, </w:t>
      </w:r>
      <w:r>
        <w:t xml:space="preserve">report results from </w:t>
      </w:r>
      <w:r w:rsidR="00700F8A">
        <w:t>all</w:t>
      </w:r>
      <w:r>
        <w:t xml:space="preserve"> three types of nest</w:t>
      </w:r>
      <w:r w:rsidR="00700F8A">
        <w:t xml:space="preserve">, though </w:t>
      </w:r>
      <w:r>
        <w:t xml:space="preserve">Dissou et al </w:t>
      </w:r>
      <w:r>
        <w:fldChar w:fldCharType="begin" w:fldLock="1"/>
      </w:r>
      <w:r>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fldChar w:fldCharType="separate"/>
      </w:r>
      <w:r w:rsidRPr="00C273BA">
        <w:rPr>
          <w:noProof/>
        </w:rPr>
        <w:t>(5)</w:t>
      </w:r>
      <w:r>
        <w:fldChar w:fldCharType="end"/>
      </w:r>
      <w:r>
        <w:t xml:space="preserve">, Kemfert </w:t>
      </w:r>
      <w:r>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"mendeley" : { "formattedCitation" : "(80)", "plainTextFormattedCitation" : "(80)", "previouslyFormattedCitation" : "(80)" }, "properties" : { "noteIndex" : 0 }, "schema" : "https://github.com/citation-style-language/schema/raw/master/csl-citation.json" }</w:instrText>
      </w:r>
      <w:r>
        <w:fldChar w:fldCharType="separate"/>
      </w:r>
      <w:r w:rsidR="00FB291D" w:rsidRPr="00FB291D">
        <w:rPr>
          <w:noProof/>
        </w:rPr>
        <w:t>(80)</w:t>
      </w:r>
      <w:r>
        <w:fldChar w:fldCharType="end"/>
      </w:r>
      <w:r>
        <w:t xml:space="preserve"> and van der Werf </w:t>
      </w:r>
      <w:r>
        <w:fldChar w:fldCharType="begin" w:fldLock="1"/>
      </w:r>
      <w:r>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EB5CAE">
        <w:rPr>
          <w:noProof/>
        </w:rPr>
        <w:t>(32)</w:t>
      </w:r>
      <w:r>
        <w:fldChar w:fldCharType="end"/>
      </w:r>
      <w:r w:rsidR="00700F8A">
        <w:t xml:space="preserve"> provide rare (somewhat curiously) examples</w:t>
      </w:r>
      <w:r>
        <w:t xml:space="preserve">. Sensitivity analysis can then be done on the three types of nesting, as Lecca et al </w:t>
      </w:r>
      <w:r>
        <w:fldChar w:fldCharType="begin" w:fldLock="1"/>
      </w:r>
      <w:r w:rsidR="0077755E">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fldChar w:fldCharType="separate"/>
      </w:r>
      <w:r w:rsidR="00FB291D" w:rsidRPr="00FB291D">
        <w:rPr>
          <w:noProof/>
        </w:rPr>
        <w:t>(111)</w:t>
      </w:r>
      <w:r>
        <w:fldChar w:fldCharType="end"/>
      </w:r>
      <w:r w:rsidR="00700F8A">
        <w:t xml:space="preserve"> did.</w:t>
      </w:r>
    </w:p>
    <w:p w14:paraId="6775F880" w14:textId="77777777" w:rsidR="006D1024" w:rsidRDefault="006D1024" w:rsidP="005A1F3C">
      <w:pPr>
        <w:pStyle w:val="Heading2"/>
      </w:pPr>
      <w:r>
        <w:t>Normalisation</w:t>
      </w:r>
    </w:p>
    <w:p w14:paraId="33CB4355" w14:textId="3652AB20" w:rsidR="006D1024" w:rsidRDefault="006D1024" w:rsidP="006D1024">
      <w:r>
        <w:t xml:space="preserve">The </w:t>
      </w:r>
      <w:r w:rsidR="00445897">
        <w:t>final</w:t>
      </w:r>
      <w:r>
        <w:t xml:space="preserve"> issue </w:t>
      </w:r>
      <w:r w:rsidR="00445897">
        <w:t xml:space="preserve">before solving the function, </w:t>
      </w:r>
      <w:r>
        <w:t>is whether to normalise the input data, as advocated by La Grandville, Klump, and co-authors (e.g.</w:t>
      </w:r>
      <w:r>
        <w:fldChar w:fldCharType="begin" w:fldLock="1"/>
      </w:r>
      <w:r w:rsidR="0077755E">
        <w:instrText>ADDIN CSL_CITATION { "citationItems" : [ { "id" : "ITEM-1", "itemData" : { "DOI" : "10.1111/1467-9442.00183", "ISBN" : "03470520", "ISSN" : "1467-9442", "abstract" : "We examine inconsistencies and controversies related to the use of CES production functions in growth models. First, we show that not all variants of CES functions commonly used are consistently specified. Second, using a simple growth model, we find that a higher elasticity of substitution leads to a higher steady state and makes the emergence of permanent growth more probable. It is also pointed out that the effect of a higher elasticity of substitution on the speed of convergence depends on the relative scarcity of the factors of production. Finally, we discuss possible explanations of variations in the elasticity of substitution. JEL classification: O41; O11", "author" : [ { "dropping-particle" : "", "family" : "Klump", "given" : "Rainer", "non-dropping-particle" : "", "parse-names" : false, "suffix" : "" }, { "dropping-particle" : "", "family" : "Preissler", "given" : "Harald", "non-dropping-particle" : "", "parse-names" : false, "suffix" : "" } ], "container-title" : "Scandinavian Journal of Economics", "id" : "ITEM-1", "issue" : "1", "issued" : { "date-parts" : [ [ "2000" ] ] }, "page" : "41-56", "title" : "CES Production Functions and Economic Growth", "type" : "article-journal", "volume" : "102" }, "uris" : [ "http://www.mendeley.com/documents/?uuid=1f470911-d17a-4784-bb7a-95a2f7101f29" ] }, { "id" : "ITEM-2",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"ITEM-2", "issued" : { "date-parts" : [ [ "2011" ] ] }, "title" : "The Normalised CES Production Function: Theory and Empirics", "type" : "article-journal" }, "uris" : [ "http://www.mendeley.com/documents/?uuid=3e36ce92-6360-423a-b5da-595cca113dd2" ] }, { "id" : "ITEM-3", "itemData" : { "abstract" : ".", "author" : [ { "dropping-particle" : "", "family" : "Grandville", "given" : "Olivier de.", "non-dropping-particle" : "La", "parse-names" : false, "suffix" : "" }, { "dropping-particle" : "", "family" : "Solow", "given" : "R. M.", "non-dropping-particle" : "", "parse-names" : false, "suffix" : "" } ], "container-title" : "In Economic Growth: A Unified Approach. Cambridge University Press. Chapter 5", "id" : "ITEM-3", "issued" : { "date-parts" : [ [ "2009" ] ] }, "title" : "Capital-labour substitution and economic growth", "type" : "article-journal" }, "uris" : [ "http://www.mendeley.com/documents/?uuid=31887b33-55d0-4ced-b484-fc4031031731" ] } ], "mendeley" : { "formattedCitation" : "(16,95,99)", "plainTextFormattedCitation" : "(16,95,99)", "previouslyFormattedCitation" : "(16,95,99)" }, "properties" : { "noteIndex" : 0 }, "schema" : "https://github.com/citation-style-language/schema/raw/master/csl-citation.json" }</w:instrText>
      </w:r>
      <w:r>
        <w:fldChar w:fldCharType="separate"/>
      </w:r>
      <w:r w:rsidR="00FB291D" w:rsidRPr="00FB291D">
        <w:rPr>
          <w:noProof/>
        </w:rPr>
        <w:t>(16,95,99)</w:t>
      </w:r>
      <w:r>
        <w:fldChar w:fldCharType="end"/>
      </w:r>
      <w:r>
        <w:t xml:space="preserve">). This method indexes the data to the </w:t>
      </w:r>
      <w:r w:rsidR="00700F8A">
        <w:t>base</w:t>
      </w:r>
      <w:r>
        <w:t xml:space="preserve"> year, so </w:t>
      </w:r>
      <w:r w:rsidRPr="005A1F3C">
        <w:t>y</w:t>
      </w:r>
      <w:r w:rsidRPr="005A1F3C">
        <w:rPr>
          <w:vertAlign w:val="subscript"/>
        </w:rPr>
        <w:t>t</w:t>
      </w:r>
      <w:r w:rsidRPr="005A1F3C">
        <w:t xml:space="preserve"> = Y</w:t>
      </w:r>
      <w:r w:rsidRPr="005A1F3C">
        <w:rPr>
          <w:vertAlign w:val="subscript"/>
        </w:rPr>
        <w:t>t</w:t>
      </w:r>
      <w:r w:rsidRPr="005A1F3C">
        <w:t>/Y</w:t>
      </w:r>
      <w:r w:rsidRPr="005A1F3C">
        <w:rPr>
          <w:vertAlign w:val="subscript"/>
        </w:rPr>
        <w:t>o</w:t>
      </w:r>
      <w:r w:rsidRPr="005A1F3C">
        <w:t>; k</w:t>
      </w:r>
      <w:r w:rsidRPr="005A1F3C">
        <w:rPr>
          <w:vertAlign w:val="subscript"/>
        </w:rPr>
        <w:t>t</w:t>
      </w:r>
      <w:r w:rsidRPr="005A1F3C">
        <w:t xml:space="preserve"> = K</w:t>
      </w:r>
      <w:r w:rsidRPr="005A1F3C">
        <w:rPr>
          <w:vertAlign w:val="subscript"/>
        </w:rPr>
        <w:t>t</w:t>
      </w:r>
      <w:r w:rsidRPr="005A1F3C">
        <w:t>/K</w:t>
      </w:r>
      <w:r w:rsidRPr="005A1F3C">
        <w:rPr>
          <w:vertAlign w:val="subscript"/>
        </w:rPr>
        <w:t>o</w:t>
      </w:r>
      <w:r w:rsidRPr="005A1F3C">
        <w:t>; l</w:t>
      </w:r>
      <w:r w:rsidRPr="005A1F3C">
        <w:rPr>
          <w:vertAlign w:val="subscript"/>
        </w:rPr>
        <w:t>t</w:t>
      </w:r>
      <w:r w:rsidRPr="005A1F3C">
        <w:t xml:space="preserve"> = L</w:t>
      </w:r>
      <w:r w:rsidRPr="005A1F3C">
        <w:rPr>
          <w:vertAlign w:val="subscript"/>
        </w:rPr>
        <w:t>t</w:t>
      </w:r>
      <w:r w:rsidRPr="005A1F3C">
        <w:t>/L</w:t>
      </w:r>
      <w:r w:rsidRPr="005A1F3C">
        <w:rPr>
          <w:vertAlign w:val="subscript"/>
        </w:rPr>
        <w:t>o</w:t>
      </w:r>
      <w:r w:rsidRPr="005A1F3C">
        <w:t>; e</w:t>
      </w:r>
      <w:r w:rsidRPr="005A1F3C">
        <w:rPr>
          <w:vertAlign w:val="subscript"/>
        </w:rPr>
        <w:t>t</w:t>
      </w:r>
      <w:r w:rsidRPr="005A1F3C">
        <w:t xml:space="preserve"> = E</w:t>
      </w:r>
      <w:r w:rsidRPr="005A1F3C">
        <w:rPr>
          <w:vertAlign w:val="subscript"/>
        </w:rPr>
        <w:t>t</w:t>
      </w:r>
      <w:r w:rsidRPr="005A1F3C">
        <w:t>/E</w:t>
      </w:r>
      <w:r w:rsidRPr="005A1F3C">
        <w:rPr>
          <w:vertAlign w:val="subscript"/>
        </w:rPr>
        <w:t>o</w:t>
      </w:r>
      <w:r w:rsidRPr="00700F8A">
        <w:t>, and</w:t>
      </w:r>
      <w:r>
        <w:t xml:space="preserve"> the normalised </w:t>
      </w:r>
      <w:r w:rsidR="00700F8A">
        <w:t xml:space="preserve">(lower case) </w:t>
      </w:r>
      <w:r>
        <w:t xml:space="preserve">version of </w:t>
      </w:r>
      <w:r>
        <w:fldChar w:fldCharType="begin"/>
      </w:r>
      <w:r>
        <w:instrText xml:space="preserve"> REF _Ref415838108 \h </w:instrText>
      </w:r>
      <w:r>
        <w:fldChar w:fldCharType="separate"/>
      </w:r>
      <w:r w:rsidRPr="00687467">
        <w:t xml:space="preserve">Equation </w:t>
      </w:r>
      <w:r>
        <w:rPr>
          <w:noProof/>
        </w:rPr>
        <w:t>6</w:t>
      </w:r>
      <w:r>
        <w:fldChar w:fldCharType="end"/>
      </w:r>
      <w:r w:rsidR="002742D9">
        <w:t xml:space="preserve"> is </w:t>
      </w:r>
      <w:r>
        <w:t xml:space="preserve">shown by </w:t>
      </w:r>
      <w:r>
        <w:fldChar w:fldCharType="begin"/>
      </w:r>
      <w:r>
        <w:instrText xml:space="preserve"> REF _Ref418419603 \h </w:instrText>
      </w:r>
      <w:r>
        <w:fldChar w:fldCharType="separate"/>
      </w:r>
      <w:r w:rsidRPr="00687467">
        <w:t xml:space="preserve">Equation </w:t>
      </w:r>
      <w:r>
        <w:rPr>
          <w:noProof/>
        </w:rPr>
        <w:t>11</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6D1024" w14:paraId="4A5423FE" w14:textId="77777777" w:rsidTr="006D1024">
        <w:tc>
          <w:tcPr>
            <w:tcW w:w="6629" w:type="dxa"/>
          </w:tcPr>
          <w:p w14:paraId="17E2DEE3" w14:textId="77777777" w:rsidR="006D1024" w:rsidRPr="005758F1" w:rsidRDefault="006D1024" w:rsidP="006D1024">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w:r w:rsidRPr="005758F1">
              <w:rPr>
                <w:rFonts w:eastAsiaTheme="minorEastAsia"/>
              </w:rPr>
              <w:tab/>
            </w:r>
          </w:p>
        </w:tc>
        <w:tc>
          <w:tcPr>
            <w:tcW w:w="1984" w:type="dxa"/>
          </w:tcPr>
          <w:p w14:paraId="758D571F" w14:textId="77777777" w:rsidR="006D1024" w:rsidRDefault="006D1024" w:rsidP="006D1024">
            <w:bookmarkStart w:id="102" w:name="_Ref418419603"/>
            <w:r w:rsidRPr="00687467">
              <w:t xml:space="preserve">Equation </w:t>
            </w:r>
            <w:r w:rsidR="00312856">
              <w:fldChar w:fldCharType="begin"/>
            </w:r>
            <w:r w:rsidR="00312856">
              <w:instrText xml:space="preserve"> SEQ Equation \* ARABIC </w:instrText>
            </w:r>
            <w:r w:rsidR="00312856">
              <w:fldChar w:fldCharType="separate"/>
            </w:r>
            <w:r>
              <w:rPr>
                <w:noProof/>
              </w:rPr>
              <w:t>11</w:t>
            </w:r>
            <w:r w:rsidR="00312856">
              <w:rPr>
                <w:noProof/>
              </w:rPr>
              <w:fldChar w:fldCharType="end"/>
            </w:r>
            <w:bookmarkEnd w:id="102"/>
          </w:p>
        </w:tc>
      </w:tr>
    </w:tbl>
    <w:p w14:paraId="18F59820" w14:textId="29F747A3" w:rsidR="006D1024" w:rsidRDefault="000F79E5" w:rsidP="006D1024">
      <w:ins w:id="103" w:author="Matt" w:date="2015-06-17T15:53:00Z">
        <w:r>
          <w:t xml:space="preserve">[____ Should there be parentheses around tau and k, tau and l, and tau and e? ____] </w:t>
        </w:r>
      </w:ins>
      <w:r w:rsidR="006D1024">
        <w:t>This is less a minor adjustment</w:t>
      </w:r>
      <w:r w:rsidR="002742D9">
        <w:t xml:space="preserve">, </w:t>
      </w:r>
      <w:r w:rsidR="006D1024">
        <w:t xml:space="preserve">more a major change: by converting all inputs to the same units, and giving different solution parameters. </w:t>
      </w:r>
      <w:ins w:id="104" w:author="Matt" w:date="2015-06-17T15:54:00Z">
        <w:r w:rsidR="00F2775E">
          <w:t xml:space="preserve">[____ previous sentence is unclear. ____] </w:t>
        </w:r>
      </w:ins>
      <w:r w:rsidR="006D1024">
        <w:t xml:space="preserve">Klump et al </w:t>
      </w:r>
      <w:r w:rsidR="006D1024">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"mendeley" : { "formattedCitation" : "(99)", "plainTextFormattedCitation" : "(99)", "previouslyFormattedCitation" : "(99)" }, "properties" : { "noteIndex" : 0 }, "schema" : "https://github.com/citation-style-language/schema/raw/master/csl-citation.json" }</w:instrText>
      </w:r>
      <w:r w:rsidR="006D1024">
        <w:fldChar w:fldCharType="separate"/>
      </w:r>
      <w:r w:rsidR="00FB291D" w:rsidRPr="00FB291D">
        <w:rPr>
          <w:noProof/>
        </w:rPr>
        <w:t>(99)</w:t>
      </w:r>
      <w:r w:rsidR="006D1024">
        <w:fldChar w:fldCharType="end"/>
      </w:r>
      <w:r w:rsidR="006D1024">
        <w:t xml:space="preserve"> suggest firstly without normalisation the solution parameters “</w:t>
      </w:r>
      <w:r w:rsidR="006D1024" w:rsidRPr="000C6676">
        <w:rPr>
          <w:i/>
        </w:rPr>
        <w:t>have no economic interpretation since they are dependent on the normalization point and the elasticity of substitution itself</w:t>
      </w:r>
      <w:r w:rsidR="006D1024">
        <w:rPr>
          <w:i/>
        </w:rPr>
        <w:t xml:space="preserve">”, </w:t>
      </w:r>
      <w:r w:rsidR="006D1024" w:rsidRPr="00976F00">
        <w:t>and secondly normalisation has provided the basis for significant progress into the aggregate elasticity of substitution</w:t>
      </w:r>
      <w:r w:rsidR="006D1024">
        <w:t>, σ</w:t>
      </w:r>
      <w:r w:rsidR="006D1024" w:rsidRPr="00976F00">
        <w:t xml:space="preserve">. </w:t>
      </w:r>
      <w:r w:rsidR="006D1024">
        <w:t xml:space="preserve">As evidence of the latter, Palivos </w:t>
      </w:r>
      <w:r w:rsidR="006D1024">
        <w:fldChar w:fldCharType="begin" w:fldLock="1"/>
      </w:r>
      <w:r w:rsidR="006D1024">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6D1024">
        <w:fldChar w:fldCharType="separate"/>
      </w:r>
      <w:r w:rsidR="006D1024" w:rsidRPr="00EB20CA">
        <w:rPr>
          <w:noProof/>
        </w:rPr>
        <w:t>(27)</w:t>
      </w:r>
      <w:r w:rsidR="006D1024">
        <w:fldChar w:fldCharType="end"/>
      </w:r>
      <w:r w:rsidR="006D1024">
        <w:t xml:space="preserve"> </w:t>
      </w:r>
      <w:r w:rsidR="002742D9">
        <w:t>suggests</w:t>
      </w:r>
      <w:r w:rsidR="006D1024">
        <w:t xml:space="preserve"> normalisation enables meaningful σ comparisons from different studies. Shen and Whalley </w:t>
      </w:r>
      <w:r w:rsidR="006D1024">
        <w:fldChar w:fldCharType="begin" w:fldLock="1"/>
      </w:r>
      <w:r w:rsidR="006D1024">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6D1024">
        <w:fldChar w:fldCharType="separate"/>
      </w:r>
      <w:r w:rsidR="006D1024" w:rsidRPr="00EB20CA">
        <w:rPr>
          <w:noProof/>
        </w:rPr>
        <w:t>(17)</w:t>
      </w:r>
      <w:r w:rsidR="006D1024">
        <w:fldChar w:fldCharType="end"/>
      </w:r>
      <w:r w:rsidR="006D1024">
        <w:t xml:space="preserve"> provide an example of capital-labour-energy normalised CES empirical study.</w:t>
      </w:r>
    </w:p>
    <w:p w14:paraId="20D9B6BA" w14:textId="0A27C6F7" w:rsidR="006D1024" w:rsidRDefault="002742D9" w:rsidP="006D1024">
      <w:r>
        <w:t>However,</w:t>
      </w:r>
      <w:r w:rsidR="006D1024">
        <w:t xml:space="preserve"> whilst support may seem unanimous, there are caveats in both the method and application. Temple </w:t>
      </w:r>
      <w:r w:rsidR="006D1024">
        <w:fldChar w:fldCharType="begin" w:fldLock="1"/>
      </w:r>
      <w:r w:rsidR="006D1024">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6D1024">
        <w:fldChar w:fldCharType="separate"/>
      </w:r>
      <w:r w:rsidR="006D1024" w:rsidRPr="00F26ECC">
        <w:rPr>
          <w:noProof/>
        </w:rPr>
        <w:t>(19)</w:t>
      </w:r>
      <w:r w:rsidR="006D1024">
        <w:fldChar w:fldCharType="end"/>
      </w:r>
      <w:r w:rsidR="006D1024">
        <w:t xml:space="preserve"> firstly places caution on the misuse of normalisation, and disagrees with Palivos </w:t>
      </w:r>
      <w:r w:rsidR="006D1024">
        <w:fldChar w:fldCharType="begin" w:fldLock="1"/>
      </w:r>
      <w:r w:rsidR="006D1024">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6D1024">
        <w:fldChar w:fldCharType="separate"/>
      </w:r>
      <w:r w:rsidR="006D1024" w:rsidRPr="00EB20CA">
        <w:rPr>
          <w:noProof/>
        </w:rPr>
        <w:t>(27)</w:t>
      </w:r>
      <w:r w:rsidR="006D1024">
        <w:fldChar w:fldCharType="end"/>
      </w:r>
      <w:r w:rsidR="006D1024">
        <w:t xml:space="preserve"> by stating “</w:t>
      </w:r>
      <w:r w:rsidR="006D1024" w:rsidRPr="00976F00">
        <w:rPr>
          <w:i/>
        </w:rPr>
        <w:t>contrary to various statements in the literature, normalization does not allow theorists to isolate changes in the elasticity of substitution for the purpose of theoretical analysis</w:t>
      </w:r>
      <w:r w:rsidR="006D1024">
        <w:t xml:space="preserve">.” Second, Cantore and Levine </w:t>
      </w:r>
      <w:r w:rsidR="006D1024">
        <w:fldChar w:fldCharType="begin" w:fldLock="1"/>
      </w:r>
      <w:r w:rsidR="0077755E">
        <w:instrText>ADDIN CSL_CITATION { "citationItems" : [ { "id" : "ITEM-1", "itemData" : { "DOI" : "10.1016/j.jedc.2012.05.009", "ISBN" : "1483686957", "ISSN" : "01651889", "abstract" : "We contribute to a recent literature on the normalization, calibration and estimation of CES production functions. The problem arises because CES 'share' parameters are not in fact shares, but depend on underlying dimensions-in other words they are 'dimensional constants'. It follows that such parameters can neither be calibrated nor be estimated unless the choice of units is made explicit. We use an RBC model to demonstrate two equivalent solutions. The standard one expresses the production function in deviation form about some reference point, usually the steady state of the model. Our alternative, 're-parameterization', expresses dimensional constants in terms of a new dimensionless (share) parameter and all remaining dimensionless ones. We show that our 're-parameterization' method is equivalent and arguably more straightforward than the standard normalization in deviation form. We then examine a similar problem of dimensional constants for CES utility functions in a two-sector model and in a small open economy model; then re-parameterization is the only solution to the problem, showing that our approach is in fact more general. ?? 2012 Elsevier B.V.", "author" : [ { "dropping-particle" : "", "family" : "Cantore", "given" : "C.", "non-dropping-particle" : "", "parse-names" : false, "suffix" : "" }, { "dropping-particle" : "", "family" : "Levine", "given" : "P.", "non-dropping-particle" : "", "parse-names" : false, "suffix" : "" } ], "container-title" : "Journal of Economic Dynamics and Control", "id" : "ITEM-1", "issue" : "12", "issued" : { "date-parts" : [ [ "2012" ] ] }, "page" : "1931-1949", "publisher" : "Elsevier", "title" : "Getting normalization right: Dealing with 'dimensional constants' in macroeconomics", "type" : "article-journal", "volume" : "36" }, "uris" : [ "http://www.mendeley.com/documents/?uuid=b13d4641-0931-4218-8bc7-99eba70de254" ] } ], "mendeley" : { "formattedCitation" : "(136)", "plainTextFormattedCitation" : "(136)", "previouslyFormattedCitation" : "(136)" }, "properties" : { "noteIndex" : 0 }, "schema" : "https://github.com/citation-style-language/schema/raw/master/csl-citation.json" }</w:instrText>
      </w:r>
      <w:r w:rsidR="006D1024">
        <w:fldChar w:fldCharType="separate"/>
      </w:r>
      <w:r w:rsidR="00FB291D" w:rsidRPr="00FB291D">
        <w:rPr>
          <w:noProof/>
        </w:rPr>
        <w:t>(136)</w:t>
      </w:r>
      <w:r w:rsidR="006D1024">
        <w:fldChar w:fldCharType="end"/>
      </w:r>
      <w:r w:rsidR="006D1024">
        <w:t xml:space="preserve"> advance an alternative re-parameterisation approach to overcome ‘dimensional constants’ issues.</w:t>
      </w:r>
      <w:ins w:id="105" w:author="Matt" w:date="2015-06-17T15:54:00Z">
        <w:r w:rsidR="005E6627">
          <w:t xml:space="preserve"> [____ In my mind, there is no alternative to indexing. </w:t>
        </w:r>
      </w:ins>
      <w:ins w:id="106" w:author="Matt" w:date="2015-06-17T15:55:00Z">
        <w:r w:rsidR="005E6627">
          <w:t>Without it, units don’t work. ____]</w:t>
        </w:r>
      </w:ins>
    </w:p>
    <w:p w14:paraId="1496FBF8" w14:textId="5E37167A" w:rsidR="0077755E" w:rsidRDefault="0077755E">
      <w:pPr>
        <w:spacing w:after="200" w:line="276" w:lineRule="auto"/>
        <w:jc w:val="left"/>
        <w:rPr>
          <w:sz w:val="28"/>
        </w:rPr>
      </w:pPr>
    </w:p>
    <w:p w14:paraId="7858ED34" w14:textId="07F3AC40" w:rsidR="00210DD3" w:rsidRDefault="00445897" w:rsidP="00210DD3">
      <w:pPr>
        <w:pStyle w:val="Heading1"/>
      </w:pPr>
      <w:r>
        <w:t xml:space="preserve">Issues, Options and Implications III </w:t>
      </w:r>
      <w:r w:rsidR="00210DD3">
        <w:t xml:space="preserve">– Solving the </w:t>
      </w:r>
      <w:r>
        <w:t>equation</w:t>
      </w:r>
    </w:p>
    <w:p w14:paraId="20EFBBBF" w14:textId="246D68B4" w:rsidR="002742D9" w:rsidRDefault="00FB291D" w:rsidP="005A1F3C">
      <w:pPr>
        <w:rPr>
          <w:i/>
        </w:rPr>
      </w:pPr>
      <w:r>
        <w:t xml:space="preserve">At last we are ready to consider the solution methods </w:t>
      </w:r>
      <w:r w:rsidR="0077755E">
        <w:t xml:space="preserve">and statistical checks in </w:t>
      </w:r>
      <w:r>
        <w:t xml:space="preserve">obtaining the unknown parameters. </w:t>
      </w:r>
    </w:p>
    <w:p w14:paraId="1EFDCD1A" w14:textId="28025D23" w:rsidR="00B2472D" w:rsidRDefault="00B2472D">
      <w:pPr>
        <w:pStyle w:val="Heading2"/>
      </w:pPr>
      <w:r>
        <w:t>Solution methods</w:t>
      </w:r>
      <w:r w:rsidR="0077755E" w:rsidRPr="0077755E">
        <w:t xml:space="preserve"> </w:t>
      </w:r>
    </w:p>
    <w:p w14:paraId="3DDE0465" w14:textId="2795BFAE" w:rsidR="0077755E" w:rsidRPr="005A1F3C" w:rsidRDefault="00B51C3C" w:rsidP="00297C42">
      <w:pPr>
        <w:rPr>
          <w:iCs/>
        </w:rPr>
      </w:pPr>
      <w:ins w:id="107" w:author="Matt" w:date="2015-06-17T15:57:00Z">
        <w:r>
          <w:lastRenderedPageBreak/>
          <w:t xml:space="preserve">[____ Need to discuss the effect of boundaries and “shielding” parameters. ____] </w:t>
        </w:r>
      </w:ins>
      <w:r w:rsidR="0077755E">
        <w:t xml:space="preserve">The solution to the CD </w:t>
      </w:r>
      <w:r w:rsidR="00644CFF">
        <w:t>equation (</w:t>
      </w:r>
      <w:r w:rsidR="0077755E">
        <w:fldChar w:fldCharType="begin"/>
      </w:r>
      <w:r w:rsidR="0077755E">
        <w:instrText xml:space="preserve"> REF _Ref420321367 \h </w:instrText>
      </w:r>
      <w:r w:rsidR="0077755E">
        <w:fldChar w:fldCharType="separate"/>
      </w:r>
      <w:r w:rsidR="0077755E" w:rsidRPr="00687467">
        <w:t xml:space="preserve">Equation </w:t>
      </w:r>
      <w:r w:rsidR="0077755E">
        <w:rPr>
          <w:noProof/>
        </w:rPr>
        <w:t>4</w:t>
      </w:r>
      <w:r w:rsidR="0077755E">
        <w:fldChar w:fldCharType="end"/>
      </w:r>
      <w:r w:rsidR="00644CFF">
        <w:t>)</w:t>
      </w:r>
      <w:r w:rsidR="0077755E">
        <w:t xml:space="preserve"> is linear, which is one reason for its popularity. </w:t>
      </w:r>
      <w:ins w:id="108" w:author="Matt" w:date="2015-06-17T15:55:00Z">
        <w:r w:rsidR="00502856">
          <w:t xml:space="preserve">[____ </w:t>
        </w:r>
      </w:ins>
      <w:ins w:id="109" w:author="Matt" w:date="2015-06-17T15:56:00Z">
        <w:r w:rsidR="00CC65D2">
          <w:t xml:space="preserve">The CD equation is linear in log space. </w:t>
        </w:r>
      </w:ins>
      <w:ins w:id="110" w:author="Matt" w:date="2015-06-17T15:55:00Z">
        <w:r w:rsidR="00502856">
          <w:t xml:space="preserve">Need to discuss taking the logarithm of the CD equation and solving it linearly. Need to discuss that coefficients are different whether estimating parameters in log space or not. ____] </w:t>
        </w:r>
      </w:ins>
      <w:r w:rsidR="00523A46">
        <w:t xml:space="preserve">The CES equation </w:t>
      </w:r>
      <w:r w:rsidR="0077755E">
        <w:t>(</w:t>
      </w:r>
      <w:r w:rsidR="0077755E">
        <w:fldChar w:fldCharType="begin"/>
      </w:r>
      <w:r w:rsidR="0077755E">
        <w:instrText xml:space="preserve"> REF _Ref420053268 \h </w:instrText>
      </w:r>
      <w:r w:rsidR="0077755E">
        <w:fldChar w:fldCharType="separate"/>
      </w:r>
      <w:r w:rsidR="0077755E" w:rsidRPr="00687467">
        <w:t xml:space="preserve">Equation </w:t>
      </w:r>
      <w:r w:rsidR="0077755E">
        <w:rPr>
          <w:noProof/>
        </w:rPr>
        <w:t>5</w:t>
      </w:r>
      <w:r w:rsidR="0077755E">
        <w:fldChar w:fldCharType="end"/>
      </w:r>
      <w:r w:rsidR="0077755E">
        <w:t xml:space="preserve">) </w:t>
      </w:r>
      <w:r w:rsidR="00523A46">
        <w:t>is non-linea</w:t>
      </w:r>
      <w:r w:rsidR="0077755E">
        <w:t>r, which means that a different approach is required</w:t>
      </w:r>
      <w:r w:rsidR="002742D9">
        <w:t xml:space="preserve">. The breadth of these approaches is shown by our </w:t>
      </w:r>
      <w:r w:rsidR="00523A46">
        <w:t>17 CES sample studie</w:t>
      </w:r>
      <w:r w:rsidR="00644CFF">
        <w:t xml:space="preserve">s, </w:t>
      </w:r>
      <w:r w:rsidR="002742D9">
        <w:t xml:space="preserve">as shown in </w:t>
      </w:r>
      <w:r w:rsidR="002742D9">
        <w:fldChar w:fldCharType="begin"/>
      </w:r>
      <w:r w:rsidR="002742D9">
        <w:instrText xml:space="preserve"> REF _Ref420405712 \h </w:instrText>
      </w:r>
      <w:r w:rsidR="002742D9">
        <w:fldChar w:fldCharType="separate"/>
      </w:r>
      <w:r w:rsidR="002742D9" w:rsidRPr="00C559BD">
        <w:t xml:space="preserve">Figure </w:t>
      </w:r>
      <w:r w:rsidR="002742D9">
        <w:rPr>
          <w:noProof/>
        </w:rPr>
        <w:t>6</w:t>
      </w:r>
      <w:r w:rsidR="002742D9">
        <w:fldChar w:fldCharType="end"/>
      </w:r>
      <w:r w:rsidR="002742D9">
        <w:t xml:space="preserve">. We do not consider calibration of CGE models further, since our paper is concerned with the purely empirical solution to CES studies, except to note Sancho’s </w:t>
      </w:r>
      <w:r w:rsidR="002742D9">
        <w:fldChar w:fldCharType="begin" w:fldLock="1"/>
      </w:r>
      <w:r w:rsidR="002742D9">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"http://www.mendeley.com/documents/?uuid=d51f8069-867b-4b71-b208-382d17e1e2e3" ] } ], "mendeley" : { "formattedCitation" : "(89)", "plainTextFormattedCitation" : "(89)", "previouslyFormattedCitation" : "(89)" }, "properties" : { "noteIndex" : 0 }, "schema" : "https://github.com/citation-style-language/schema/raw/master/csl-citation.json" }</w:instrText>
      </w:r>
      <w:r w:rsidR="002742D9">
        <w:fldChar w:fldCharType="separate"/>
      </w:r>
      <w:r w:rsidR="002742D9" w:rsidRPr="0077755E">
        <w:rPr>
          <w:noProof/>
        </w:rPr>
        <w:t>(89)</w:t>
      </w:r>
      <w:r w:rsidR="002742D9">
        <w:fldChar w:fldCharType="end"/>
      </w:r>
      <w:r w:rsidR="002742D9">
        <w:t xml:space="preserve"> comments: “</w:t>
      </w:r>
      <w:r w:rsidR="002742D9" w:rsidRPr="00D220BA">
        <w:rPr>
          <w:i/>
        </w:rPr>
        <w:t>Calibration is a popular technique with CGE practitioners, but because of its limited data requirements it is not so with econometricians</w:t>
      </w:r>
      <w:r w:rsidR="002742D9">
        <w:rPr>
          <w:i/>
        </w:rPr>
        <w:t>”.</w:t>
      </w:r>
      <w:r w:rsidR="002742D9" w:rsidRPr="00F2451B">
        <w:t xml:space="preserve"> </w:t>
      </w:r>
    </w:p>
    <w:p w14:paraId="10425E7A" w14:textId="5E3165F8" w:rsidR="00523A46" w:rsidRDefault="002742D9" w:rsidP="00523A46">
      <w:r w:rsidRPr="002742D9">
        <w:rPr>
          <w:noProof/>
          <w:lang w:val="en-US" w:eastAsia="en-US"/>
        </w:rPr>
        <w:drawing>
          <wp:inline distT="0" distB="0" distL="0" distR="0" wp14:anchorId="6ADE4163" wp14:editId="7089B1BD">
            <wp:extent cx="5734050"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898"/>
                    <a:stretch/>
                  </pic:blipFill>
                  <pic:spPr bwMode="auto">
                    <a:xfrm>
                      <a:off x="0" y="0"/>
                      <a:ext cx="5731510" cy="3122816"/>
                    </a:xfrm>
                    <a:prstGeom prst="rect">
                      <a:avLst/>
                    </a:prstGeom>
                    <a:ln>
                      <a:noFill/>
                    </a:ln>
                    <a:extLst>
                      <a:ext uri="{53640926-AAD7-44d8-BBD7-CCE9431645EC}">
                        <a14:shadowObscured xmlns:a14="http://schemas.microsoft.com/office/drawing/2010/main"/>
                      </a:ext>
                    </a:extLst>
                  </pic:spPr>
                </pic:pic>
              </a:graphicData>
            </a:graphic>
          </wp:inline>
        </w:drawing>
      </w:r>
    </w:p>
    <w:p w14:paraId="5D2F34C0" w14:textId="2821D53B" w:rsidR="00523A46" w:rsidRPr="00C559BD" w:rsidRDefault="00523A46" w:rsidP="005A1F3C">
      <w:pPr>
        <w:pStyle w:val="Caption"/>
        <w:spacing w:after="0"/>
        <w:ind w:left="0" w:firstLine="0"/>
      </w:pPr>
      <w:bookmarkStart w:id="111" w:name="_Ref420405712"/>
      <w:r w:rsidRPr="00C559BD">
        <w:t xml:space="preserve">Figure </w:t>
      </w:r>
      <w:fldSimple w:instr=" SEQ Figure \* ARABIC ">
        <w:r w:rsidR="002742D9">
          <w:rPr>
            <w:noProof/>
          </w:rPr>
          <w:t>6</w:t>
        </w:r>
      </w:fldSimple>
      <w:bookmarkEnd w:id="111"/>
      <w:r>
        <w:t>: CES solution method in sample papers</w:t>
      </w:r>
    </w:p>
    <w:p w14:paraId="280F87E3" w14:textId="77777777" w:rsidR="00523A46" w:rsidRDefault="00523A46" w:rsidP="00297C42"/>
    <w:p w14:paraId="17ECFE90" w14:textId="263A6629" w:rsidR="00FE32BF" w:rsidRDefault="002F5B95" w:rsidP="005A1F3C">
      <w:pPr>
        <w:pStyle w:val="Heading3"/>
      </w:pPr>
      <w:r>
        <w:t>Indirect estimation techniques</w:t>
      </w:r>
    </w:p>
    <w:p w14:paraId="10A2750F" w14:textId="4CEE1E5D" w:rsidR="00F45309" w:rsidRDefault="001F5CE4">
      <w:r>
        <w:t xml:space="preserve">In this method, the CES equation is not directly estimated, instead </w:t>
      </w:r>
      <w:r w:rsidR="00A611EC">
        <w:t xml:space="preserve">equations are derived from </w:t>
      </w:r>
      <w:r w:rsidR="00644CFF">
        <w:t>the</w:t>
      </w:r>
      <w:r w:rsidR="00A611EC">
        <w:t xml:space="preserve"> CES equation which can be estimated by linear process, thereby estimating various parameters of the equation. This is useful when it is intended to estimate only certain parameters. One example w</w:t>
      </w:r>
      <w:r w:rsidR="004F19C9">
        <w:t xml:space="preserve">hen the purpose of the study is to </w:t>
      </w:r>
      <w:r w:rsidR="00A611EC">
        <w:t xml:space="preserve">solely </w:t>
      </w:r>
      <w:r w:rsidR="004F19C9">
        <w:t>estimate the elasticity of substitution, σ, an early CES-based method</w:t>
      </w:r>
      <w:r w:rsidR="004F19C9" w:rsidRPr="005A1F3C">
        <w:t xml:space="preserve"> </w:t>
      </w:r>
      <w:r w:rsidR="004F19C9">
        <w:t xml:space="preserve">was to use </w:t>
      </w:r>
      <w:r w:rsidR="004F19C9" w:rsidRPr="005A1F3C">
        <w:t xml:space="preserve"> </w:t>
      </w:r>
      <w:r w:rsidR="004F19C9">
        <w:t xml:space="preserve">a </w:t>
      </w:r>
      <w:r w:rsidR="004F19C9" w:rsidRPr="005A1F3C">
        <w:t>“</w:t>
      </w:r>
      <w:r w:rsidR="00876042" w:rsidRPr="005A1F3C">
        <w:rPr>
          <w:rStyle w:val="QuoteChar"/>
          <w:color w:val="auto"/>
        </w:rPr>
        <w:t xml:space="preserve">well-known side relation of the </w:t>
      </w:r>
      <w:r w:rsidR="004F19C9" w:rsidRPr="005A1F3C">
        <w:rPr>
          <w:rStyle w:val="QuoteChar"/>
          <w:color w:val="auto"/>
        </w:rPr>
        <w:t>CES</w:t>
      </w:r>
      <w:r w:rsidR="00876042" w:rsidRPr="005A1F3C">
        <w:rPr>
          <w:rStyle w:val="QuoteChar"/>
          <w:color w:val="auto"/>
        </w:rPr>
        <w:t xml:space="preserve"> constant returns to scale production function to estimate sigma.</w:t>
      </w:r>
      <w:r w:rsidR="004F19C9" w:rsidRPr="005A1F3C">
        <w:rPr>
          <w:rStyle w:val="QuoteChar"/>
          <w:color w:val="auto"/>
        </w:rPr>
        <w:t xml:space="preserve">” </w:t>
      </w:r>
      <w:r w:rsidR="004F19C9" w:rsidRPr="005A1F3C">
        <w:rPr>
          <w:rStyle w:val="QuoteChar"/>
          <w:color w:val="auto"/>
        </w:rPr>
        <w:fldChar w:fldCharType="begin" w:fldLock="1"/>
      </w:r>
      <w:r w:rsidR="001D759D">
        <w:rPr>
          <w:rStyle w:val="QuoteChar"/>
          <w:color w:val="auto"/>
        </w:rPr>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"mendeley" : { "formattedCitation" : "(76)", "plainTextFormattedCitation" : "(76)", "previouslyFormattedCitation" : "(76)" }, "properties" : { "noteIndex" : 0 }, "schema" : "https://github.com/citation-style-language/schema/raw/master/csl-citation.json" }</w:instrText>
      </w:r>
      <w:r w:rsidR="004F19C9" w:rsidRPr="005A1F3C">
        <w:rPr>
          <w:rStyle w:val="QuoteChar"/>
          <w:color w:val="auto"/>
        </w:rPr>
        <w:fldChar w:fldCharType="separate"/>
      </w:r>
      <w:r w:rsidR="004F19C9" w:rsidRPr="005A1F3C">
        <w:rPr>
          <w:rStyle w:val="QuoteChar"/>
          <w:i w:val="0"/>
          <w:noProof/>
          <w:color w:val="auto"/>
        </w:rPr>
        <w:t>(76)</w:t>
      </w:r>
      <w:r w:rsidR="004F19C9" w:rsidRPr="005A1F3C">
        <w:rPr>
          <w:rStyle w:val="QuoteChar"/>
          <w:color w:val="auto"/>
        </w:rPr>
        <w:fldChar w:fldCharType="end"/>
      </w:r>
      <w:r w:rsidR="004F19C9">
        <w:rPr>
          <w:rStyle w:val="QuoteChar"/>
          <w:color w:val="auto"/>
        </w:rPr>
        <w:t xml:space="preserve">. </w:t>
      </w:r>
      <w:r w:rsidR="004F19C9" w:rsidRPr="005A1F3C">
        <w:rPr>
          <w:rStyle w:val="QuoteChar"/>
          <w:i w:val="0"/>
          <w:color w:val="auto"/>
        </w:rPr>
        <w:t xml:space="preserve">This is shown in </w:t>
      </w:r>
      <w:r w:rsidR="004F19C9">
        <w:fldChar w:fldCharType="begin"/>
      </w:r>
      <w:r w:rsidR="004F19C9">
        <w:instrText xml:space="preserve"> REF _Ref420325919 \h </w:instrText>
      </w:r>
      <w:r w:rsidR="004F19C9">
        <w:fldChar w:fldCharType="separate"/>
      </w:r>
      <w:r w:rsidR="004F19C9" w:rsidRPr="00687467">
        <w:t xml:space="preserve">Equation </w:t>
      </w:r>
      <w:r w:rsidR="004F19C9">
        <w:rPr>
          <w:noProof/>
        </w:rPr>
        <w:t>17</w:t>
      </w:r>
      <w:r w:rsidR="004F19C9">
        <w:fldChar w:fldCharType="end"/>
      </w:r>
      <w:r w:rsidR="004F19C9">
        <w:t xml:space="preserve">, </w:t>
      </w:r>
      <w:r w:rsidR="004F19C9" w:rsidRPr="005056E6">
        <w:t>where Q represents</w:t>
      </w:r>
      <w:r w:rsidR="004F19C9">
        <w:t xml:space="preserve"> </w:t>
      </w:r>
      <w:r w:rsidR="004F19C9" w:rsidRPr="005056E6">
        <w:t>net output and L represents</w:t>
      </w:r>
      <w:r w:rsidR="004F19C9">
        <w:t xml:space="preserve"> </w:t>
      </w:r>
      <w:r w:rsidR="004F19C9" w:rsidRPr="005056E6">
        <w:t>labour inputs</w:t>
      </w:r>
      <w:r w:rsidR="004F19C9">
        <w:t xml:space="preserve">, which then transforms to the wage relation </w:t>
      </w:r>
      <w:r w:rsidR="004F19C9">
        <w:fldChar w:fldCharType="begin"/>
      </w:r>
      <w:r w:rsidR="004F19C9">
        <w:instrText xml:space="preserve"> REF _Ref420325968 \h </w:instrText>
      </w:r>
      <w:r w:rsidR="004F19C9">
        <w:fldChar w:fldCharType="separate"/>
      </w:r>
      <w:r w:rsidR="004F19C9" w:rsidRPr="00687467">
        <w:t xml:space="preserve">Equation </w:t>
      </w:r>
      <w:r w:rsidR="004F19C9">
        <w:rPr>
          <w:noProof/>
        </w:rPr>
        <w:t>18</w:t>
      </w:r>
      <w:r w:rsidR="004F19C9">
        <w:fldChar w:fldCharType="end"/>
      </w:r>
      <w:r w:rsidR="004F19C9">
        <w:t xml:space="preserve">, where q represents the value of net output per worker and w represents earnings per worker. From this, </w:t>
      </w:r>
      <w:r w:rsidR="001D759D">
        <w:t xml:space="preserve">with known data on q and w, </w:t>
      </w:r>
      <w:r w:rsidR="00D06C29">
        <w:t xml:space="preserve">σ </w:t>
      </w:r>
      <w:r w:rsidR="001D759D">
        <w:t xml:space="preserve">can </w:t>
      </w:r>
      <w:r w:rsidR="00D06C29">
        <w:t xml:space="preserve">then </w:t>
      </w:r>
      <w:r w:rsidR="001D759D">
        <w:t xml:space="preserve">be estimated.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F45309" w14:paraId="1CE9488D" w14:textId="77777777" w:rsidTr="00AC2BCA">
        <w:tc>
          <w:tcPr>
            <w:tcW w:w="6629" w:type="dxa"/>
          </w:tcPr>
          <w:p w14:paraId="43718CE0" w14:textId="77777777" w:rsidR="00F45309" w:rsidRPr="005758F1" w:rsidRDefault="00F45309" w:rsidP="00AC2BCA">
            <w:r w:rsidRPr="005758F1">
              <w:rPr>
                <w:rFonts w:eastAsiaTheme="minorEastAsia"/>
              </w:rPr>
              <w:lastRenderedPageBreak/>
              <w:tab/>
            </w:r>
            <w:r w:rsidRPr="005056E6">
              <w:rPr>
                <w:noProof/>
                <w:lang w:val="en-US" w:eastAsia="en-US"/>
              </w:rPr>
              <w:drawing>
                <wp:inline distT="0" distB="0" distL="0" distR="0" wp14:anchorId="43708F27" wp14:editId="5030A1B6">
                  <wp:extent cx="1504950" cy="4073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0227" cy="408731"/>
                          </a:xfrm>
                          <a:prstGeom prst="rect">
                            <a:avLst/>
                          </a:prstGeom>
                        </pic:spPr>
                      </pic:pic>
                    </a:graphicData>
                  </a:graphic>
                </wp:inline>
              </w:drawing>
            </w:r>
          </w:p>
        </w:tc>
        <w:tc>
          <w:tcPr>
            <w:tcW w:w="1984" w:type="dxa"/>
          </w:tcPr>
          <w:p w14:paraId="763651B3" w14:textId="77777777" w:rsidR="00F45309" w:rsidRDefault="00F45309" w:rsidP="00AC2BCA">
            <w:bookmarkStart w:id="112" w:name="_Ref420325919"/>
            <w:r w:rsidRPr="00687467">
              <w:t xml:space="preserve">Equation </w:t>
            </w:r>
            <w:r w:rsidR="00312856">
              <w:fldChar w:fldCharType="begin"/>
            </w:r>
            <w:r w:rsidR="00312856">
              <w:instrText xml:space="preserve"> SEQ Equation \* ARABIC </w:instrText>
            </w:r>
            <w:r w:rsidR="00312856">
              <w:fldChar w:fldCharType="separate"/>
            </w:r>
            <w:r>
              <w:rPr>
                <w:noProof/>
              </w:rPr>
              <w:t>17</w:t>
            </w:r>
            <w:r w:rsidR="00312856">
              <w:rPr>
                <w:noProof/>
              </w:rPr>
              <w:fldChar w:fldCharType="end"/>
            </w:r>
            <w:bookmarkEnd w:id="112"/>
          </w:p>
        </w:tc>
      </w:tr>
      <w:tr w:rsidR="00F45309" w14:paraId="2036DDD4" w14:textId="77777777" w:rsidTr="00AC2BCA">
        <w:tc>
          <w:tcPr>
            <w:tcW w:w="6629" w:type="dxa"/>
          </w:tcPr>
          <w:p w14:paraId="20F07410" w14:textId="77777777" w:rsidR="00F45309" w:rsidRPr="005758F1" w:rsidRDefault="00F45309" w:rsidP="00AC2BCA">
            <w:r w:rsidRPr="005758F1">
              <w:rPr>
                <w:rFonts w:eastAsiaTheme="minorEastAsia"/>
              </w:rPr>
              <w:tab/>
            </w:r>
            <w:r w:rsidRPr="00E63AB4">
              <w:rPr>
                <w:noProof/>
                <w:lang w:val="en-US" w:eastAsia="en-US"/>
              </w:rPr>
              <w:drawing>
                <wp:inline distT="0" distB="0" distL="0" distR="0" wp14:anchorId="74B89516" wp14:editId="683C6241">
                  <wp:extent cx="1695450" cy="30180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5241" cy="301771"/>
                          </a:xfrm>
                          <a:prstGeom prst="rect">
                            <a:avLst/>
                          </a:prstGeom>
                        </pic:spPr>
                      </pic:pic>
                    </a:graphicData>
                  </a:graphic>
                </wp:inline>
              </w:drawing>
            </w:r>
          </w:p>
        </w:tc>
        <w:tc>
          <w:tcPr>
            <w:tcW w:w="1984" w:type="dxa"/>
          </w:tcPr>
          <w:p w14:paraId="43A15B42" w14:textId="77777777" w:rsidR="00F45309" w:rsidRDefault="00F45309" w:rsidP="00AC2BCA">
            <w:bookmarkStart w:id="113" w:name="_Ref420325968"/>
            <w:r w:rsidRPr="00687467">
              <w:t xml:space="preserve">Equation </w:t>
            </w:r>
            <w:r w:rsidR="00312856">
              <w:fldChar w:fldCharType="begin"/>
            </w:r>
            <w:r w:rsidR="00312856">
              <w:instrText xml:space="preserve"> SEQ Equation \* ARABIC </w:instrText>
            </w:r>
            <w:r w:rsidR="00312856">
              <w:fldChar w:fldCharType="separate"/>
            </w:r>
            <w:r>
              <w:rPr>
                <w:noProof/>
              </w:rPr>
              <w:t>18</w:t>
            </w:r>
            <w:r w:rsidR="00312856">
              <w:rPr>
                <w:noProof/>
              </w:rPr>
              <w:fldChar w:fldCharType="end"/>
            </w:r>
            <w:bookmarkEnd w:id="113"/>
          </w:p>
        </w:tc>
      </w:tr>
    </w:tbl>
    <w:p w14:paraId="72F7B240" w14:textId="7BB25D74" w:rsidR="00D06C29" w:rsidRDefault="00D06C29" w:rsidP="00075C25">
      <w:r>
        <w:t xml:space="preserve">Three early studies include Kotowitz </w:t>
      </w:r>
      <w:r>
        <w:fldChar w:fldCharType="begin" w:fldLock="1"/>
      </w:r>
      <w:r>
        <w:instrText>ADDIN CSL_CITATION { "citationItems" : [ { "id" : "ITEM-1", "itemData" : { "author" : [ { "dropping-particle" : "", "family" : "Kotowitz", "given" : "Yehuda", "non-dropping-particle" : "", "parse-names" : false, "suffix" : "" } ], "container-title" : "The Canadian Journal of Economics", "id" : "ITEM-1", "issue" : "3", "issued" : { "date-parts" : [ [ "1968" ] ] }, "page" : "619-632", "title" : "Capital-Labour Substitution in Canadian Manufacturing 1926-39 and 1946-61", "type" : "article-journal", "volume" : "1" }, "uris" : [ "http://www.mendeley.com/documents/?uuid=953f772a-d225-4e1d-854e-db0fed199c25" ] } ], "mendeley" : { "formattedCitation" : "(74)", "plainTextFormattedCitation" : "(74)", "previouslyFormattedCitation" : "(74)" }, "properties" : { "noteIndex" : 0 }, "schema" : "https://github.com/citation-style-language/schema/raw/master/csl-citation.json" }</w:instrText>
      </w:r>
      <w:r>
        <w:fldChar w:fldCharType="separate"/>
      </w:r>
      <w:r w:rsidRPr="00357B1B">
        <w:rPr>
          <w:noProof/>
        </w:rPr>
        <w:t>(74)</w:t>
      </w:r>
      <w:r>
        <w:fldChar w:fldCharType="end"/>
      </w:r>
      <w:r>
        <w:t xml:space="preserve">, Zarembka </w:t>
      </w:r>
      <w:r>
        <w:fldChar w:fldCharType="begin" w:fldLock="1"/>
      </w:r>
      <w:r>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"mendeley" : { "formattedCitation" : "(75)", "plainTextFormattedCitation" : "(75)", "previouslyFormattedCitation" : "(75)" }, "properties" : { "noteIndex" : 0 }, "schema" : "https://github.com/citation-style-language/schema/raw/master/csl-citation.json" }</w:instrText>
      </w:r>
      <w:r>
        <w:fldChar w:fldCharType="separate"/>
      </w:r>
      <w:r w:rsidRPr="001D759D">
        <w:rPr>
          <w:noProof/>
        </w:rPr>
        <w:t>(75)</w:t>
      </w:r>
      <w:r>
        <w:fldChar w:fldCharType="end"/>
      </w:r>
      <w:r>
        <w:t xml:space="preserve"> and O’Donnell and Swales </w:t>
      </w:r>
      <w:r>
        <w:fldChar w:fldCharType="begin" w:fldLock="1"/>
      </w:r>
      <w:r>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"mendeley" : { "formattedCitation" : "(76)", "plainTextFormattedCitation" : "(76)", "previouslyFormattedCitation" : "(76)" }, "properties" : { "noteIndex" : 0 }, "schema" : "https://github.com/citation-style-language/schema/raw/master/csl-citation.json" }</w:instrText>
      </w:r>
      <w:r>
        <w:fldChar w:fldCharType="separate"/>
      </w:r>
      <w:r w:rsidRPr="001D759D">
        <w:rPr>
          <w:noProof/>
        </w:rPr>
        <w:t>(76)</w:t>
      </w:r>
      <w:r>
        <w:fldChar w:fldCharType="end"/>
      </w:r>
      <w:r>
        <w:t xml:space="preserve">. More recently it has been used as part of the two step process, discussed later. </w:t>
      </w:r>
    </w:p>
    <w:p w14:paraId="1D5F934B" w14:textId="6552FA95" w:rsidR="001F5CE4" w:rsidRPr="00ED0FDC" w:rsidRDefault="001F5CE4" w:rsidP="001F5CE4">
      <w:r>
        <w:t xml:space="preserve">Van der Werf </w:t>
      </w:r>
      <w:r>
        <w:fldChar w:fldCharType="begin" w:fldLock="1"/>
      </w:r>
      <w:r w:rsidR="00C17C6C">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1F5CE4">
        <w:rPr>
          <w:noProof/>
        </w:rPr>
        <w:t>(32)</w:t>
      </w:r>
      <w:r>
        <w:fldChar w:fldCharType="end"/>
      </w:r>
      <w:r>
        <w:t xml:space="preserve"> uses </w:t>
      </w:r>
      <w:r w:rsidR="00A611EC">
        <w:t xml:space="preserve">a second technique, based on </w:t>
      </w:r>
      <w:r>
        <w:t>a cost-function approach to estimate the parameters</w:t>
      </w:r>
      <w:r w:rsidR="00A611EC">
        <w:t>, via derivation of</w:t>
      </w:r>
      <w:r>
        <w:t xml:space="preserve"> a system of linear equations based on standard economic assumptions.  </w:t>
      </w:r>
      <w:r w:rsidRPr="002955D6">
        <w:t>Koesla and S</w:t>
      </w:r>
      <w:r w:rsidR="002F5B95">
        <w:t>c</w:t>
      </w:r>
      <w:r w:rsidRPr="002955D6">
        <w:t xml:space="preserve">hymura </w:t>
      </w:r>
      <w:r w:rsidRPr="002955D6">
        <w:fldChar w:fldCharType="begin" w:fldLock="1"/>
      </w:r>
      <w:r>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Pr="002955D6">
        <w:fldChar w:fldCharType="separate"/>
      </w:r>
      <w:r w:rsidRPr="002955D6">
        <w:rPr>
          <w:noProof/>
        </w:rPr>
        <w:t>(43)</w:t>
      </w:r>
      <w:r w:rsidRPr="002955D6">
        <w:fldChar w:fldCharType="end"/>
      </w:r>
      <w:r w:rsidRPr="002955D6">
        <w:t xml:space="preserve"> </w:t>
      </w:r>
      <w:r w:rsidR="002F5B95">
        <w:t>suggest</w:t>
      </w:r>
      <w:r>
        <w:t xml:space="preserve"> this helps to “</w:t>
      </w:r>
      <w:r w:rsidRPr="00ED0FDC">
        <w:rPr>
          <w:i/>
        </w:rPr>
        <w:t>avoid issues related to Kmenta approximations without having to use cumbersome non-linear estimation procedures</w:t>
      </w:r>
      <w:r>
        <w:rPr>
          <w:i/>
        </w:rPr>
        <w:t>”</w:t>
      </w:r>
      <w:r w:rsidRPr="00ED0FDC">
        <w:rPr>
          <w:i/>
        </w:rPr>
        <w:t xml:space="preserve">. </w:t>
      </w:r>
    </w:p>
    <w:p w14:paraId="68ECF7F7" w14:textId="7F17E194" w:rsidR="00523A46" w:rsidRDefault="00523A46" w:rsidP="005A1F3C">
      <w:pPr>
        <w:pStyle w:val="Heading3"/>
      </w:pPr>
      <w:r>
        <w:t>Direct linear equations</w:t>
      </w:r>
    </w:p>
    <w:p w14:paraId="4A88DF8E" w14:textId="2A03C4D0" w:rsidR="00523A46" w:rsidRDefault="00523A46">
      <w:r>
        <w:t>Kmenta</w:t>
      </w:r>
      <w:r w:rsidR="00357B1B">
        <w:t>’s</w:t>
      </w:r>
      <w:r>
        <w:t xml:space="preserve"> </w:t>
      </w:r>
      <w:r w:rsidR="00F45309">
        <w:fldChar w:fldCharType="begin" w:fldLock="1"/>
      </w:r>
      <w:r w:rsidR="00357B1B">
        <w:instrText>ADDIN CSL_CITATION { "citationItems" : [ { "id" : "ITEM-1", "itemData" : { "author" : [ { "dropping-particle" : "", "family" : "Kmenta", "given" : "J", "non-dropping-particle" : "", "parse-names" : false, "suffix" : "" } ], "container-title" : "International Economic Review", "id" : "ITEM-1", "issue" : "2", "issued" : { "date-parts" : [ [ "1967" ] ] }, "page" : "180-189", "title" : "On Estimation of the CES Production Function", "type" : "article-journal", "volume" : "8" }, "uris" : [ "http://www.mendeley.com/documents/?uuid=d1455606-c3f7-47f6-acfa-d9b6b2c39a07" ] } ], "mendeley" : { "formattedCitation" : "(138)", "plainTextFormattedCitation" : "(138)", "previouslyFormattedCitation" : "(138)" }, "properties" : { "noteIndex" : 0 }, "schema" : "https://github.com/citation-style-language/schema/raw/master/csl-citation.json" }</w:instrText>
      </w:r>
      <w:r w:rsidR="00F45309">
        <w:fldChar w:fldCharType="separate"/>
      </w:r>
      <w:r w:rsidR="00F45309" w:rsidRPr="00F45309">
        <w:rPr>
          <w:noProof/>
        </w:rPr>
        <w:t>(138)</w:t>
      </w:r>
      <w:r w:rsidR="00F45309">
        <w:fldChar w:fldCharType="end"/>
      </w:r>
      <w:r w:rsidR="00F45309">
        <w:t xml:space="preserve"> </w:t>
      </w:r>
      <w:r w:rsidR="00357B1B">
        <w:t xml:space="preserve">1967 </w:t>
      </w:r>
      <w:r w:rsidR="00F45309">
        <w:t>linear simplification of the non-linear CES equation</w:t>
      </w:r>
      <w:r w:rsidR="00357B1B" w:rsidRPr="00357B1B">
        <w:t xml:space="preserve"> </w:t>
      </w:r>
      <w:r w:rsidR="00357B1B">
        <w:t xml:space="preserve">is shown in </w:t>
      </w:r>
      <w:r w:rsidR="00357B1B">
        <w:fldChar w:fldCharType="begin"/>
      </w:r>
      <w:r w:rsidR="00357B1B">
        <w:instrText xml:space="preserve"> REF _Ref420326673 \h </w:instrText>
      </w:r>
      <w:r w:rsidR="00357B1B">
        <w:fldChar w:fldCharType="separate"/>
      </w:r>
      <w:r w:rsidR="00357B1B" w:rsidRPr="00687467">
        <w:t xml:space="preserve">Equation </w:t>
      </w:r>
      <w:r w:rsidR="00357B1B">
        <w:rPr>
          <w:noProof/>
        </w:rPr>
        <w:t>19</w:t>
      </w:r>
      <w:r w:rsidR="00357B1B">
        <w:fldChar w:fldCharType="end"/>
      </w:r>
      <w:r w:rsidR="00357B1B">
        <w:t>. By u</w:t>
      </w:r>
      <w:r w:rsidR="00F45309">
        <w:t xml:space="preserve">sing a Taylor series expansion, </w:t>
      </w:r>
      <w:r w:rsidR="00357B1B">
        <w:t>the</w:t>
      </w:r>
      <w:r w:rsidR="00F45309">
        <w:t xml:space="preserve"> linear equation is </w:t>
      </w:r>
      <w:r w:rsidR="00357B1B">
        <w:t xml:space="preserve">then </w:t>
      </w:r>
      <w:r w:rsidR="00F45309">
        <w:t xml:space="preserve">solvable by Ordinary Least Squares (OLS) techniques.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F45309" w14:paraId="75090C2E" w14:textId="77777777" w:rsidTr="00AC2BCA">
        <w:tc>
          <w:tcPr>
            <w:tcW w:w="6629" w:type="dxa"/>
          </w:tcPr>
          <w:p w14:paraId="10B22C34" w14:textId="77777777" w:rsidR="00F45309" w:rsidRPr="005758F1" w:rsidRDefault="00F45309" w:rsidP="00AC2BCA">
            <w:r w:rsidRPr="005758F1">
              <w:rPr>
                <w:rFonts w:eastAsiaTheme="minorEastAsia"/>
              </w:rPr>
              <w:tab/>
            </w:r>
            <w:r w:rsidRPr="00F45309">
              <w:rPr>
                <w:noProof/>
                <w:lang w:val="en-US" w:eastAsia="en-US"/>
              </w:rPr>
              <w:drawing>
                <wp:inline distT="0" distB="0" distL="0" distR="0" wp14:anchorId="6C9C92B7" wp14:editId="4DB570FD">
                  <wp:extent cx="3143250" cy="544977"/>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2858" cy="544909"/>
                          </a:xfrm>
                          <a:prstGeom prst="rect">
                            <a:avLst/>
                          </a:prstGeom>
                        </pic:spPr>
                      </pic:pic>
                    </a:graphicData>
                  </a:graphic>
                </wp:inline>
              </w:drawing>
            </w:r>
          </w:p>
        </w:tc>
        <w:tc>
          <w:tcPr>
            <w:tcW w:w="1984" w:type="dxa"/>
          </w:tcPr>
          <w:p w14:paraId="1E566FBB" w14:textId="77777777" w:rsidR="00F45309" w:rsidRDefault="00F45309" w:rsidP="00AC2BCA">
            <w:bookmarkStart w:id="114" w:name="_Ref420326673"/>
            <w:r w:rsidRPr="00687467">
              <w:t xml:space="preserve">Equation </w:t>
            </w:r>
            <w:r w:rsidR="00312856">
              <w:fldChar w:fldCharType="begin"/>
            </w:r>
            <w:r w:rsidR="00312856">
              <w:instrText xml:space="preserve"> SEQ Equ</w:instrText>
            </w:r>
            <w:r w:rsidR="00312856">
              <w:instrText xml:space="preserve">ation \* ARABIC </w:instrText>
            </w:r>
            <w:r w:rsidR="00312856">
              <w:fldChar w:fldCharType="separate"/>
            </w:r>
            <w:r>
              <w:rPr>
                <w:noProof/>
              </w:rPr>
              <w:t>19</w:t>
            </w:r>
            <w:r w:rsidR="00312856">
              <w:rPr>
                <w:noProof/>
              </w:rPr>
              <w:fldChar w:fldCharType="end"/>
            </w:r>
            <w:bookmarkEnd w:id="114"/>
          </w:p>
        </w:tc>
      </w:tr>
    </w:tbl>
    <w:p w14:paraId="216A33B0" w14:textId="5993D647" w:rsidR="00523A46" w:rsidRDefault="008F4523" w:rsidP="00E147AF">
      <w:pPr>
        <w:pStyle w:val="Heading3"/>
      </w:pPr>
      <w:r>
        <w:t>Three</w:t>
      </w:r>
      <w:r w:rsidR="00D06C29">
        <w:t xml:space="preserve"> studies from our sample used this process</w:t>
      </w:r>
      <w:r>
        <w:t>:</w:t>
      </w:r>
      <w:r w:rsidR="002F5B95">
        <w:t xml:space="preserve"> </w:t>
      </w:r>
      <w:r w:rsidR="00922403">
        <w:t xml:space="preserve">Zarembka </w:t>
      </w:r>
      <w:r w:rsidR="00D06C29">
        <w:fldChar w:fldCharType="begin" w:fldLock="1"/>
      </w:r>
      <w:r w:rsidR="00D06C29">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"mendeley" : { "formattedCitation" : "(75)", "plainTextFormattedCitation" : "(75)", "previouslyFormattedCitation" : "(75)" }, "properties" : { "noteIndex" : 0 }, "schema" : "https://github.com/citation-style-language/schema/raw/master/csl-citation.json" }</w:instrText>
      </w:r>
      <w:r w:rsidR="00D06C29">
        <w:fldChar w:fldCharType="separate"/>
      </w:r>
      <w:r w:rsidR="00D06C29" w:rsidRPr="00D06C29">
        <w:rPr>
          <w:noProof/>
        </w:rPr>
        <w:t>(75)</w:t>
      </w:r>
      <w:r w:rsidR="00D06C29">
        <w:fldChar w:fldCharType="end"/>
      </w:r>
      <w:r w:rsidR="00D06C29">
        <w:t xml:space="preserve"> in 1970</w:t>
      </w:r>
      <w:r>
        <w:t xml:space="preserve">, Duffy and </w:t>
      </w:r>
      <w:r w:rsidRPr="00DB39F8">
        <w:t>Papageorgiou</w:t>
      </w:r>
      <w:r>
        <w:t xml:space="preserve"> </w:t>
      </w:r>
      <w:r>
        <w:fldChar w:fldCharType="begin" w:fldLock="1"/>
      </w:r>
      <w:r>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fldChar w:fldCharType="separate"/>
      </w:r>
      <w:r w:rsidRPr="00FB291D">
        <w:rPr>
          <w:noProof/>
        </w:rPr>
        <w:t>(83)</w:t>
      </w:r>
      <w:r>
        <w:fldChar w:fldCharType="end"/>
      </w:r>
      <w:r w:rsidR="00533A73">
        <w:t xml:space="preserve">, </w:t>
      </w:r>
      <w:r w:rsidR="00D06C29">
        <w:t xml:space="preserve">and Wang </w:t>
      </w:r>
      <w:r w:rsidR="00D06C29">
        <w:fldChar w:fldCharType="begin" w:fldLock="1"/>
      </w:r>
      <w:r w:rsidR="00F61CA2">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D06C29">
        <w:fldChar w:fldCharType="separate"/>
      </w:r>
      <w:r w:rsidR="00D06C29" w:rsidRPr="00D06C29">
        <w:rPr>
          <w:noProof/>
        </w:rPr>
        <w:t>(87)</w:t>
      </w:r>
      <w:r w:rsidR="00D06C29">
        <w:fldChar w:fldCharType="end"/>
      </w:r>
      <w:r w:rsidR="00D06C29">
        <w:t xml:space="preserve"> in 2012, who states “</w:t>
      </w:r>
      <w:r w:rsidR="00D06C29" w:rsidRPr="005A1F3C">
        <w:rPr>
          <w:i/>
        </w:rPr>
        <w:t xml:space="preserve">The advantage of estimating the </w:t>
      </w:r>
      <w:r w:rsidR="00D06C29">
        <w:rPr>
          <w:i/>
        </w:rPr>
        <w:t>above</w:t>
      </w:r>
      <w:r w:rsidR="00D06C29" w:rsidRPr="005A1F3C">
        <w:rPr>
          <w:i/>
        </w:rPr>
        <w:t xml:space="preserve"> linear model instead of its nonlinear counterpart is that it is more stable numerically</w:t>
      </w:r>
      <w:r w:rsidR="00D06C29">
        <w:t>”.</w:t>
      </w:r>
      <w:r w:rsidR="00523A46">
        <w:t>Direct non-linear solution</w:t>
      </w:r>
    </w:p>
    <w:p w14:paraId="148D3C35" w14:textId="553331B2" w:rsidR="00523A46" w:rsidRDefault="00D06C29" w:rsidP="00523A46">
      <w:pPr>
        <w:rPr>
          <w:b/>
        </w:rPr>
      </w:pPr>
      <w:r>
        <w:t>Though l</w:t>
      </w:r>
      <w:r w:rsidR="00523A46">
        <w:t>inear OLS solution</w:t>
      </w:r>
      <w:r>
        <w:t>s</w:t>
      </w:r>
      <w:r w:rsidR="00523A46">
        <w:t xml:space="preserve"> </w:t>
      </w:r>
      <w:r>
        <w:t>are numerically</w:t>
      </w:r>
      <w:r w:rsidR="00523A46">
        <w:t xml:space="preserve"> easier</w:t>
      </w:r>
      <w:r>
        <w:t xml:space="preserve"> to calculate</w:t>
      </w:r>
      <w:r w:rsidR="00523A46">
        <w:t xml:space="preserve">, </w:t>
      </w:r>
      <w:r w:rsidR="00F61CA2">
        <w:t xml:space="preserve">direct </w:t>
      </w:r>
      <w:r w:rsidR="00523A46">
        <w:t>non</w:t>
      </w:r>
      <w:r>
        <w:t>-</w:t>
      </w:r>
      <w:r w:rsidR="00523A46">
        <w:t xml:space="preserve">linear </w:t>
      </w:r>
      <w:r w:rsidR="00F61CA2">
        <w:t xml:space="preserve">solution via non-linear </w:t>
      </w:r>
      <w:r w:rsidR="00523A46">
        <w:t xml:space="preserve">least squares </w:t>
      </w:r>
      <w:r>
        <w:t xml:space="preserve">(NLLS) </w:t>
      </w:r>
      <w:r w:rsidR="002F5B95">
        <w:t>appears</w:t>
      </w:r>
      <w:r w:rsidR="00523A46">
        <w:t xml:space="preserve"> </w:t>
      </w:r>
      <w:r>
        <w:t xml:space="preserve">increasingly </w:t>
      </w:r>
      <w:r w:rsidR="00523A46">
        <w:t xml:space="preserve">popular, </w:t>
      </w:r>
      <w:r w:rsidR="002F5B95">
        <w:t xml:space="preserve">as evidenced by </w:t>
      </w:r>
      <w:r w:rsidR="00F61CA2">
        <w:t>our</w:t>
      </w:r>
      <w:r w:rsidR="00523A46">
        <w:t xml:space="preserve"> sample</w:t>
      </w:r>
      <w:r w:rsidR="00F61CA2">
        <w:t>, where over half the studies used this method</w:t>
      </w:r>
      <w:r w:rsidR="00F61CA2" w:rsidRPr="00F61CA2">
        <w:t xml:space="preserve"> </w:t>
      </w:r>
      <w:r w:rsidR="00F61CA2">
        <w:fldChar w:fldCharType="begin" w:fldLock="1"/>
      </w:r>
      <w:r w:rsidR="00F61CA2">
        <w:instrText>ADDIN CSL_CITATION { "citationItems" : [ { "id" : "ITEM-1", "itemData" : { "ISBN" : "0147596718", "author" : [ { "dropping-particle" : "", "family" : "Rusek", "given" : "Anthonin", "non-dropping-particle" : "", "parse-names" : false, "suffix" : "" } ], "container-title" : "Journal of Comparative Economics", "id" : "ITEM-1", "issued" : { "date-parts" : [ [ "1989" ] ] }, "page" : "301-313", "title" : "Industrial Growth in Czechoslovakia 1971-1985: Total Factor Productivity and Capital-Labor Substitution", "type" : "article-journal", "volume" : "13" }, "uris" : [ "http://www.mendeley.com/documents/?uuid=7c2da7e6-35b2-419f-9b4d-fa44f44c3139" ] }, { "id" : "ITEM-2",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"ITEM-2", "issued" : { "date-parts" : [ [ "1995" ] ] }, "page" : "341-371", "title" : "The soviet economic decline", "type" : "article-journal", "volume" : "9" }, "uris" : [ "http://www.mendeley.com/documents/?uuid=1dff8d09-1e5d-47f1-a688-5c04635c2998" ] }, { "id" : "ITEM-3",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"ITEM-3", "issued" : { "date-parts" : [ [ "1998" ] ] }, "page" : "249-264", "title" : "Estimated substitution elasticities of a nested CES production function approach for Germany", "type" : "article-journal", "volume" : "20" }, "uris" : [ "http://www.mendeley.com/documents/?uuid=8d0d43db-2132-41b8-90ea-ee34d99b61ae" ] }, { "id" : "ITEM-4",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 "issue" : "6", "issued" : { "date-parts" : [ [ "2000" ] ] }, "page" : "641-660", "title" : "Energy-Capital-Labor Substitution and the Economic Effects of CO2 Abatement", "type" : "article-journal", "volume" : "22" }, "uris" : [ "http://www.mendeley.com/documents/?uuid=da7b0c08-4fac-479a-a8b4-906138c141be" ] }, { "id" : "ITEM-5",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"ITEM-5",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"ITEM-6", "itemData" : { "author" : [ { "dropping-particle" : "", "family" : "Koesler", "given" : "Simon", "non-dropping-particle" : "", "parse-names" : false, "suffix" : "" }, { "dropping-particle" : "", "family" : "Schymura", "given" : "Michael", "non-dropping-particle" : "", "parse-names" : false, "suffix" : "" } ], "container-title" : "ZEW Discussion Paper No 12-007", "id" : "ITEM-6",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"ITEM-7",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"ITEM-7", "issue" : "March 2000", "issued" : { "date-parts" : [ [ "2000" ] ] }, "page" : "87-120", "title" : "A Cross-Country Empirical Investigation of the Aggregate Production Function Specification", "type" : "article-journal", "volume" : "5" }, "uris" : [ "http://www.mendeley.com/documents/?uuid=f0c9ec5e-2640-488d-8a09-ab786ed890b1" ] }, { "id" : "ITEM-8", "itemData" : { "author" : [ { "dropping-particle" : "", "family" : "Szeto", "given" : "Kam Leong", "non-dropping-particle" : "", "parse-names" : false, "suffix" : "" } ], "container-title" : "New Zealand Treasury Working Paper 01/31", "id" : "ITEM-8", "issued" : { "date-parts" : [ [ "2001" ] ] }, "title" : "An Econometric Analysis of a Production Function for New Zealand", "type" : "article-journal" }, "uris" : [ "http://www.mendeley.com/documents/?uuid=739ee8e0-420f-478c-8b8b-f169b06fe895" ] } ], "mendeley" : { "formattedCitation" : "(5,43,78\u201380,83\u201385)", "plainTextFormattedCitation" : "(5,43,78\u201380,83\u201385)", "previouslyFormattedCitation" : "(5,43,78\u201380,83\u201385)" }, "properties" : { "noteIndex" : 0 }, "schema" : "https://github.com/citation-style-language/schema/raw/master/csl-citation.json" }</w:instrText>
      </w:r>
      <w:r w:rsidR="00F61CA2">
        <w:fldChar w:fldCharType="separate"/>
      </w:r>
      <w:r w:rsidR="00F61CA2" w:rsidRPr="00F61CA2">
        <w:rPr>
          <w:noProof/>
        </w:rPr>
        <w:t>(5,43,78–80,83–85)</w:t>
      </w:r>
      <w:r w:rsidR="00F61CA2">
        <w:fldChar w:fldCharType="end"/>
      </w:r>
      <w:r w:rsidR="00523A46">
        <w:t xml:space="preserve">. </w:t>
      </w:r>
      <w:r w:rsidR="00F61CA2">
        <w:t xml:space="preserve">Advocates, such as Koelsa and </w:t>
      </w:r>
      <w:r w:rsidR="00F61CA2" w:rsidRPr="00F61CA2">
        <w:t xml:space="preserve">Schymura </w:t>
      </w:r>
      <w:r w:rsidR="00F61CA2">
        <w:fldChar w:fldCharType="begin" w:fldLock="1"/>
      </w:r>
      <w:r w:rsidR="00DD086F">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F61CA2">
        <w:fldChar w:fldCharType="separate"/>
      </w:r>
      <w:r w:rsidR="00F61CA2" w:rsidRPr="00F61CA2">
        <w:rPr>
          <w:noProof/>
        </w:rPr>
        <w:t>(43)</w:t>
      </w:r>
      <w:r w:rsidR="00F61CA2">
        <w:fldChar w:fldCharType="end"/>
      </w:r>
      <w:r w:rsidR="00F61CA2">
        <w:t xml:space="preserve">, are unequivocal, stating </w:t>
      </w:r>
      <w:r w:rsidR="00523A46">
        <w:t>“</w:t>
      </w:r>
      <w:r w:rsidR="00523A46" w:rsidRPr="00FE32BF">
        <w:rPr>
          <w:i/>
        </w:rPr>
        <w:t>compared to standard linear estimations using Kmenta approximations, non-linear estimation techniques perform significantly better in this context</w:t>
      </w:r>
      <w:r w:rsidR="00523A46" w:rsidRPr="00BB3202">
        <w:t>.</w:t>
      </w:r>
      <w:r w:rsidR="00523A46">
        <w:t>”</w:t>
      </w:r>
      <w:r w:rsidR="00523A46" w:rsidRPr="00BB3202">
        <w:rPr>
          <w:b/>
        </w:rPr>
        <w:t xml:space="preserve"> </w:t>
      </w:r>
      <w:r w:rsidR="00DD086F" w:rsidRPr="005A1F3C">
        <w:t xml:space="preserve">They extend their </w:t>
      </w:r>
      <w:r w:rsidR="00DD086F" w:rsidRPr="00DD086F">
        <w:t>critique</w:t>
      </w:r>
      <w:r w:rsidR="00DD086F" w:rsidRPr="005A1F3C">
        <w:t xml:space="preserve"> of linear solution</w:t>
      </w:r>
      <w:r w:rsidR="00DD086F">
        <w:t>s</w:t>
      </w:r>
      <w:r w:rsidR="00DD086F" w:rsidRPr="005A1F3C">
        <w:t xml:space="preserve"> to cover </w:t>
      </w:r>
      <w:r w:rsidR="00DD086F">
        <w:t>those who adopted the</w:t>
      </w:r>
      <w:r w:rsidR="00DD086F" w:rsidRPr="005A1F3C">
        <w:t xml:space="preserve"> two step solution</w:t>
      </w:r>
      <w:r w:rsidR="00DD086F">
        <w:t xml:space="preserve">, since it first </w:t>
      </w:r>
      <w:r w:rsidR="00DD086F" w:rsidRPr="005A1F3C">
        <w:t>involves linear estimation of σ.</w:t>
      </w:r>
      <w:r w:rsidR="00DD086F">
        <w:rPr>
          <w:b/>
        </w:rPr>
        <w:t xml:space="preserve"> </w:t>
      </w:r>
    </w:p>
    <w:p w14:paraId="35742502" w14:textId="280665DD" w:rsidR="00DD086F" w:rsidRDefault="00AE7952" w:rsidP="005A1F3C">
      <w:r>
        <w:t xml:space="preserve">This technique appears a viable and increasingly used option. </w:t>
      </w:r>
      <w:r w:rsidR="00DD086F">
        <w:t>This would make sense, for several reasons. First, s</w:t>
      </w:r>
      <w:r w:rsidR="00AD2844" w:rsidRPr="005A1F3C">
        <w:t>ignificant econometric g</w:t>
      </w:r>
      <w:r w:rsidR="00F61CA2" w:rsidRPr="00AD2844">
        <w:t xml:space="preserve">uidance </w:t>
      </w:r>
      <w:r w:rsidR="00DD086F">
        <w:t xml:space="preserve">now </w:t>
      </w:r>
      <w:r w:rsidR="00AD2844" w:rsidRPr="00AD2844">
        <w:t>exists for</w:t>
      </w:r>
      <w:r w:rsidR="00523A46" w:rsidRPr="00AD2844">
        <w:t xml:space="preserve"> non-li</w:t>
      </w:r>
      <w:r w:rsidR="00F61CA2" w:rsidRPr="00AD2844">
        <w:t xml:space="preserve">near </w:t>
      </w:r>
      <w:r w:rsidR="00AD2844" w:rsidRPr="00AD2844">
        <w:t>techniques</w:t>
      </w:r>
      <w:r w:rsidR="00F61CA2" w:rsidRPr="00AD2844">
        <w:t xml:space="preserve"> (e.g</w:t>
      </w:r>
      <w:r w:rsidR="00DD086F">
        <w:t xml:space="preserve"> </w:t>
      </w:r>
      <w:r w:rsidR="00F61CA2" w:rsidRPr="005A1F3C">
        <w:fldChar w:fldCharType="begin" w:fldLock="1"/>
      </w:r>
      <w:r w:rsidR="00F61CA2" w:rsidRPr="00AD2844">
        <w:instrText>ADDIN CSL_CITATION { "citationItems" : [ { "id" : "ITEM-1", "itemData" : { "author" : [ { "dropping-particle" : "", "family" : "Greene", "given" : "William", "non-dropping-particle" : "", "parse-names" : false, "suffix" : "" } ], "chapter-number" : "7", "container-title" : "Econometric Analysis - 7th Edition", "id" : "ITEM-1", "issued" : { "date-parts" : [ [ "2010" ] ] }, "title" : "Chapter 7 - Nonlinear, semiparametric and nonparametric regression models", "type" : "chapter" }, "uris" : [ "http://www.mendeley.com/documents/?uuid=3504c9ab-6ed1-47da-af02-be92805e7665" ] }, { "id" : "ITEM-2",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"ITEM-2", "issued" : { "date-parts" : [ [ "2011" ] ] }, "title" : "Econometric Estimation of the \u201cConstant Elasticity of Substitution\u201d Function in R: Package micEconCES", "type" : "article-journal" }, "uris" : [ "http://www.mendeley.com/documents/?uuid=f537cae6-bf15-4fb5-a365-b4a4e1ad218e" ] } ], "mendeley" : { "formattedCitation" : "(15,139)", "plainTextFormattedCitation" : "(15,139)", "previouslyFormattedCitation" : "(15,139)" }, "properties" : { "noteIndex" : 0 }, "schema" : "https://github.com/citation-style-language/schema/raw/master/csl-citation.json" }</w:instrText>
      </w:r>
      <w:r w:rsidR="00F61CA2" w:rsidRPr="005A1F3C">
        <w:fldChar w:fldCharType="separate"/>
      </w:r>
      <w:r w:rsidR="00F61CA2" w:rsidRPr="00AD2844">
        <w:rPr>
          <w:noProof/>
        </w:rPr>
        <w:t>(15,139)</w:t>
      </w:r>
      <w:r w:rsidR="00F61CA2" w:rsidRPr="005A1F3C">
        <w:fldChar w:fldCharType="end"/>
      </w:r>
      <w:r w:rsidR="00F61CA2" w:rsidRPr="00AD2844">
        <w:t>)</w:t>
      </w:r>
      <w:r w:rsidR="00DD086F">
        <w:t xml:space="preserve">. Second, a wide spectrum of solution programmes exist, such as the </w:t>
      </w:r>
      <w:r w:rsidR="00DD086F" w:rsidRPr="00DD086F">
        <w:t xml:space="preserve">package micEconCES </w:t>
      </w:r>
      <w:r w:rsidR="00DD086F">
        <w:t xml:space="preserve">written in R </w:t>
      </w:r>
      <w:r w:rsidR="00DD086F" w:rsidRPr="00DD086F">
        <w:t>developed by</w:t>
      </w:r>
      <w:r w:rsidR="00DD086F">
        <w:t xml:space="preserve"> Henningsen and Henningsen </w:t>
      </w:r>
      <w:r w:rsidR="00DD086F">
        <w:fldChar w:fldCharType="begin" w:fldLock="1"/>
      </w:r>
      <w:r w:rsidR="001F5CE4">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"mendeley" : { "formattedCitation" : "(15)", "plainTextFormattedCitation" : "(15)", "previouslyFormattedCitation" : "(15)" }, "properties" : { "noteIndex" : 0 }, "schema" : "https://github.com/citation-style-language/schema/raw/master/csl-citation.json" }</w:instrText>
      </w:r>
      <w:r w:rsidR="00DD086F">
        <w:fldChar w:fldCharType="separate"/>
      </w:r>
      <w:r w:rsidR="00DD086F" w:rsidRPr="00DD086F">
        <w:rPr>
          <w:noProof/>
        </w:rPr>
        <w:t>(15)</w:t>
      </w:r>
      <w:r w:rsidR="00DD086F">
        <w:fldChar w:fldCharType="end"/>
      </w:r>
      <w:r w:rsidR="00DD086F">
        <w:t>. Third advances in computing power mean solutions using these programmes are much faster than before 2000.</w:t>
      </w:r>
    </w:p>
    <w:p w14:paraId="6E33BC99" w14:textId="2E42FD07" w:rsidR="00E95CD6" w:rsidRDefault="009A404E" w:rsidP="005A1F3C">
      <w:pPr>
        <w:pStyle w:val="Heading3"/>
      </w:pPr>
      <w:r>
        <w:t xml:space="preserve">Hybrid indirect-direct two step </w:t>
      </w:r>
      <w:r w:rsidR="00E95CD6">
        <w:t>process</w:t>
      </w:r>
    </w:p>
    <w:p w14:paraId="242D9B07" w14:textId="29126268" w:rsidR="00CA2452" w:rsidRDefault="00CA2452">
      <w:r>
        <w:lastRenderedPageBreak/>
        <w:t>This hybrid indirect</w:t>
      </w:r>
      <w:r w:rsidR="00AE7952">
        <w:t xml:space="preserve">-direct method is </w:t>
      </w:r>
      <w:r>
        <w:t xml:space="preserve">based on </w:t>
      </w:r>
      <w:r w:rsidRPr="00E95CD6">
        <w:t xml:space="preserve">Nerlove’s </w:t>
      </w:r>
      <w:r>
        <w:t xml:space="preserve">1967 </w:t>
      </w:r>
      <w:r w:rsidRPr="00E95CD6">
        <w:t>two-step estimation</w:t>
      </w:r>
      <w:r>
        <w:t xml:space="preserve"> </w:t>
      </w:r>
      <w:r>
        <w:fldChar w:fldCharType="begin" w:fldLock="1"/>
      </w:r>
      <w:r w:rsidR="00F61CA2">
        <w:instrText>ADDIN CSL_CITATION { "citationItems" : [ { "id" : "ITEM-1", "itemData" : { "author" : [ { "dropping-particle" : "", "family" : "Nerlove", "given" : "M.", "non-dropping-particle" : "", "parse-names" : false, "suffix" : "" } ], "container-title" : "The Theory and Empirical Analysis of Production", "editor" : [ { "dropping-particle" : "", "family" : "Brown", "given" : "M.", "non-dropping-particle" : "", "parse-names" : false, "suffix" : "" } ], "id" : "ITEM-1", "issued" : { "date-parts" : [ [ "1967" ] ] }, "publisher" : "NBER and Columbia University Press", "publisher-place" : "New York", "title" : "Recent empirical studies of the CES and related production function", "type" : "chapter" }, "uris" : [ "http://www.mendeley.com/documents/?uuid=76debba1-160e-4c06-8449-d6ff221d377d" ] } ], "mendeley" : { "formattedCitation" : "(140)", "plainTextFormattedCitation" : "(140)", "previouslyFormattedCitation" : "(140)" }, "properties" : { "noteIndex" : 0 }, "schema" : "https://github.com/citation-style-language/schema/raw/master/csl-citation.json" }</w:instrText>
      </w:r>
      <w:r>
        <w:fldChar w:fldCharType="separate"/>
      </w:r>
      <w:r w:rsidR="00F61CA2" w:rsidRPr="00F61CA2">
        <w:rPr>
          <w:noProof/>
        </w:rPr>
        <w:t>(140)</w:t>
      </w:r>
      <w:r>
        <w:fldChar w:fldCharType="end"/>
      </w:r>
      <w:r w:rsidRPr="00E95CD6">
        <w:t>.</w:t>
      </w:r>
      <w:r>
        <w:t xml:space="preserve"> The first </w:t>
      </w:r>
      <w:r w:rsidRPr="00E95CD6">
        <w:t xml:space="preserve">step </w:t>
      </w:r>
      <w:r>
        <w:t>estimates</w:t>
      </w:r>
      <w:r w:rsidRPr="00E95CD6">
        <w:t xml:space="preserve"> the elasticity of substitution</w:t>
      </w:r>
      <w:r>
        <w:t xml:space="preserve"> based on </w:t>
      </w:r>
      <w:r w:rsidRPr="00E95CD6">
        <w:t xml:space="preserve">the </w:t>
      </w:r>
      <w:r>
        <w:t xml:space="preserve">assumed </w:t>
      </w:r>
      <w:r w:rsidRPr="00E95CD6">
        <w:t xml:space="preserve">ratio of </w:t>
      </w:r>
      <w:r>
        <w:t xml:space="preserve">marginal productivities, </w:t>
      </w:r>
      <w:r w:rsidR="00AE7952">
        <w:t xml:space="preserve">whilst in </w:t>
      </w:r>
      <w:r>
        <w:t xml:space="preserve">the second step the value of sigma is inserted back into the CES equation which is then </w:t>
      </w:r>
      <w:r w:rsidR="00AE7952">
        <w:t xml:space="preserve">directly </w:t>
      </w:r>
      <w:r>
        <w:t xml:space="preserve">estimated. </w:t>
      </w:r>
      <w:r w:rsidR="009A404E">
        <w:t>A</w:t>
      </w:r>
      <w:r>
        <w:t xml:space="preserve"> recent example </w:t>
      </w:r>
      <w:r w:rsidR="009A404E">
        <w:t xml:space="preserve">is </w:t>
      </w:r>
      <w:r>
        <w:t xml:space="preserve">Bonga Bonga </w:t>
      </w:r>
      <w:r>
        <w:fldChar w:fldCharType="begin" w:fldLock="1"/>
      </w:r>
      <w:r>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Pr="00CA2452">
        <w:rPr>
          <w:noProof/>
        </w:rPr>
        <w:t>(82)</w:t>
      </w:r>
      <w:r>
        <w:fldChar w:fldCharType="end"/>
      </w:r>
      <w:r>
        <w:t xml:space="preserve"> in 2009. </w:t>
      </w:r>
    </w:p>
    <w:p w14:paraId="1B736F32" w14:textId="6E530354" w:rsidR="00E40C32" w:rsidRDefault="000E05CB" w:rsidP="00AE237A">
      <w:pPr>
        <w:pStyle w:val="Heading2"/>
      </w:pPr>
      <w:r>
        <w:t>The issue of bounded solutions</w:t>
      </w:r>
      <w:r w:rsidR="00297C42" w:rsidRPr="00D81BBB">
        <w:t xml:space="preserve">Statistical </w:t>
      </w:r>
      <w:r w:rsidR="00B15180">
        <w:t>testing</w:t>
      </w:r>
    </w:p>
    <w:p w14:paraId="0C7699A8" w14:textId="626D3C6C" w:rsidR="00961575" w:rsidRDefault="00B11A79" w:rsidP="005A1F3C">
      <w:pPr>
        <w:pStyle w:val="Heading3"/>
      </w:pPr>
      <w:r>
        <w:t>Standard</w:t>
      </w:r>
      <w:r w:rsidR="00961575">
        <w:t xml:space="preserve"> statistical testing</w:t>
      </w:r>
    </w:p>
    <w:p w14:paraId="4EF73AFE" w14:textId="61B23585" w:rsidR="0082708C" w:rsidRDefault="00DD1FE3">
      <w:r>
        <w:t xml:space="preserve">The most common reported statistical testing reports on the </w:t>
      </w:r>
      <w:r w:rsidR="00961575">
        <w:t>fitted function</w:t>
      </w:r>
      <w:r>
        <w:t xml:space="preserve">. Tests are aimed at examining how good a ‘fit’ occurs between the left and right hand sides of the aggregate function, i.e. output (Y) versus the function with its econometrically estimated coefficients. </w:t>
      </w:r>
      <w:r w:rsidR="0082708C">
        <w:t xml:space="preserve">Tests also are </w:t>
      </w:r>
      <w:r w:rsidR="00B11A79">
        <w:t>reported</w:t>
      </w:r>
      <w:r w:rsidR="0082708C">
        <w:t xml:space="preserve"> on the individual coefficients. From our sample, the great majority </w:t>
      </w:r>
      <w:r w:rsidR="00B11A79">
        <w:t>reported these 3 most</w:t>
      </w:r>
      <w:r w:rsidR="0082708C">
        <w:t xml:space="preserve"> common test</w:t>
      </w:r>
      <w:r w:rsidR="00B11A79">
        <w:t>s</w:t>
      </w:r>
      <w:r w:rsidR="0082708C">
        <w:t xml:space="preserve"> : the goodness of fit via</w:t>
      </w:r>
      <w:r>
        <w:t xml:space="preserve"> the </w:t>
      </w:r>
      <w:r w:rsidR="00AE237A">
        <w:t>correlation coefficient (R</w:t>
      </w:r>
      <w:r w:rsidR="00AE237A" w:rsidRPr="00DD1FE3">
        <w:rPr>
          <w:vertAlign w:val="superscript"/>
        </w:rPr>
        <w:t>2</w:t>
      </w:r>
      <w:r w:rsidR="00AE237A">
        <w:t>)</w:t>
      </w:r>
      <w:r w:rsidR="0082708C">
        <w:t xml:space="preserve"> (</w:t>
      </w:r>
      <w:r w:rsidR="00B11A79">
        <w:t>e.g.</w:t>
      </w:r>
      <w:r w:rsidR="0082708C">
        <w:fldChar w:fldCharType="begin" w:fldLock="1"/>
      </w:r>
      <w:r w:rsidR="0082708C">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"id" : "ITEM-2", "itemData" : { "author" : [ { "dropping-particle" : "", "family" : "O'Donnell", "given" : "A.T.", "non-dropping-particle" : "", "parse-names" : false, "suffix" : "" }, { "dropping-particle" : "", "family" : "Swales", "given" : "J K", "non-dropping-particle" : "", "parse-names" : false, "suffix" : "" } ], "container-title" : "Oxford Economic Papers", "id" : "ITEM-2", "issue" : "3", "issued" : { "date-parts" : [ [ "1979" ] ] }, "page" : "460-476", "title" : "Factor Substitution, the C.E.S. Production Function and U.K. Regional Economics", "type" : "article-journal", "volume" : "31" }, "uris" : [ "http://www.mendeley.com/documents/?uuid=9245a5a0-5b46-4f81-92c3-d0cb5b2b923f" ] }, { "id" : "ITEM-3",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"ITEM-3", "issued" : { "date-parts" : [ [ "1995" ] ] }, "page" : "341-371", "title" : "The soviet economic decline", "type" : "article-journal", "volume" : "9" }, "uris" : [ "http://www.mendeley.com/documents/?uuid=1dff8d09-1e5d-47f1-a688-5c04635c2998" ] }, { "id" : "ITEM-4",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 "issue" : "6", "issued" : { "date-parts" : [ [ "2000" ] ] }, "page" : "641-660", "title" : "Energy-Capital-Labor Substitution and the Economic Effects of CO2 Abatement", "type" : "article-journal", "volume" : "22" }, "uris" : [ "http://www.mendeley.com/documents/?uuid=da7b0c08-4fac-479a-a8b4-906138c141be" ] } ], "mendeley" : { "formattedCitation" : "(75,76,79,85)", "plainTextFormattedCitation" : "(75,76,79,85)", "previouslyFormattedCitation" : "(75,76,79,85)" }, "properties" : { "noteIndex" : 0 }, "schema" : "https://github.com/citation-style-language/schema/raw/master/csl-citation.json" }</w:instrText>
      </w:r>
      <w:r w:rsidR="0082708C">
        <w:fldChar w:fldCharType="separate"/>
      </w:r>
      <w:r w:rsidR="0082708C" w:rsidRPr="0082708C">
        <w:rPr>
          <w:noProof/>
        </w:rPr>
        <w:t>(75,76,79,85)</w:t>
      </w:r>
      <w:r w:rsidR="0082708C">
        <w:fldChar w:fldCharType="end"/>
      </w:r>
      <w:r w:rsidR="0082708C">
        <w:t xml:space="preserve">; </w:t>
      </w:r>
      <w:r w:rsidR="00B11A79">
        <w:t xml:space="preserve">the </w:t>
      </w:r>
      <w:r w:rsidR="00AE237A">
        <w:t xml:space="preserve">Durbin-Watson D-W </w:t>
      </w:r>
      <w:r w:rsidR="00B11A79">
        <w:t>value</w:t>
      </w:r>
      <w:r w:rsidR="006E7155">
        <w:t>, d</w:t>
      </w:r>
      <w:r w:rsidR="00B11A79">
        <w:t xml:space="preserve">, </w:t>
      </w:r>
      <w:r w:rsidR="00D81334">
        <w:t>testing autocorrelation in the residuals of a regression</w:t>
      </w:r>
      <w:r w:rsidR="00B11A79">
        <w:t xml:space="preserve"> (e.g.</w:t>
      </w:r>
      <w:r w:rsidR="0082708C">
        <w:t xml:space="preserve"> </w:t>
      </w:r>
      <w:r w:rsidR="0082708C">
        <w:fldChar w:fldCharType="begin" w:fldLock="1"/>
      </w:r>
      <w:r w:rsidR="0082708C">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"id" : "ITEM-3", "itemData" : { "ISBN" : "0147596718", "author" : [ { "dropping-particle" : "", "family" : "Rusek", "given" : "Anthonin", "non-dropping-particle" : "", "parse-names" : false, "suffix" : "" } ], "container-title" : "Journal of Comparative Economics", "id" : "ITEM-3", "issued" : { "date-parts" : [ [ "1989" ] ] }, "page" : "301-313", "title" : "Industrial Growth in Czechoslovakia 1971-1985: Total Factor Productivity and Capital-Labor Substitution", "type" : "article-journal", "volume" : "13" }, "uris" : [ "http://www.mendeley.com/documents/?uuid=7c2da7e6-35b2-419f-9b4d-fa44f44c3139" ] }, { "id" : "ITEM-4", "itemData" : { "DOI" : "10.1016/j.eneco.2008.05.008", "author" : [ { "dropping-particle" : "Van Der", "family" : "Werf", "given" : "Edwin", "non-dropping-particle" : "", "parse-names" : false, "suffix" : "" } ], "container-title" : "Energy Economics", "id" : "ITEM-4", "issued" : { "date-parts" : [ [ "2008" ] ] }, "page" : "2964-2979", "title" : "Production functions for climate policy modeling: An empirical analysis", "type" : "article-journal", "volume" : "30" }, "uris" : [ "http://www.mendeley.com/documents/?uuid=deb36ade-4890-450a-a008-bb41701f8efc" ] } ], "mendeley" : { "formattedCitation" : "(32,74,78,85)", "plainTextFormattedCitation" : "(32,74,78,85)", "previouslyFormattedCitation" : "(32,74,78,85)" }, "properties" : { "noteIndex" : 0 }, "schema" : "https://github.com/citation-style-language/schema/raw/master/csl-citation.json" }</w:instrText>
      </w:r>
      <w:r w:rsidR="0082708C">
        <w:fldChar w:fldCharType="separate"/>
      </w:r>
      <w:r w:rsidR="0082708C" w:rsidRPr="0082708C">
        <w:rPr>
          <w:noProof/>
        </w:rPr>
        <w:t>(32,74,78,85)</w:t>
      </w:r>
      <w:r w:rsidR="0082708C">
        <w:fldChar w:fldCharType="end"/>
      </w:r>
      <w:r w:rsidR="00B11A79">
        <w:t>)</w:t>
      </w:r>
      <w:r w:rsidR="0082708C">
        <w:t xml:space="preserve">; and </w:t>
      </w:r>
      <w:r w:rsidR="00B11A79">
        <w:t xml:space="preserve">the </w:t>
      </w:r>
      <w:r w:rsidR="0082708C">
        <w:t>t-test on statistical significance of individual coefficients (</w:t>
      </w:r>
      <w:r w:rsidR="00B11A79">
        <w:t>e.g.</w:t>
      </w:r>
      <w:r w:rsidR="0082708C">
        <w:fldChar w:fldCharType="begin" w:fldLock="1"/>
      </w:r>
      <w:r w:rsidR="000E2535">
        <w:instrText>ADDIN CSL_CITATION { "citationItems" : [ { "id" : "ITEM-1", "itemData" : { "ISBN" : "0147596718", "author" : [ { "dropping-particle" : "", "family" : "Rusek", "given" : "Anthonin", "non-dropping-particle" : "", "parse-names" : false, "suffix" : "" } ], "container-title" : "Journal of Comparative Economics", "id" : "ITEM-1", "issued" : { "date-parts" : [ [ "1989" ] ] }, "page" : "301-313", "title" : "Industrial Growth in Czechoslovakia 1971-1985: Total Factor Productivity and Capital-Labor Substitution", "type" : "article-journal", "volume" : "13" }, "uris" : [ "http://www.mendeley.com/documents/?uuid=7c2da7e6-35b2-419f-9b4d-fa44f44c3139" ] }, { "id" : "ITEM-2",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"ITEM-2", "issue" : "March 2000", "issued" : { "date-parts" : [ [ "2000" ] ] }, "page" : "87-120", "title" : "A Cross-Country Empirical Investigation of the Aggregate Production Function Specification", "type" : "article-journal", "volume" : "5" }, "uris" : [ "http://www.mendeley.com/documents/?uuid=f0c9ec5e-2640-488d-8a09-ab786ed890b1" ] }, { "id" : "ITEM-3", "itemData" : { "author" : [ { "dropping-particle" : "", "family" : "Szeto", "given" : "Kam Leong", "non-dropping-particle" : "", "parse-names" : false, "suffix" : "" } ], "container-title" : "New Zealand Treasury Working Paper 01/31", "id" : "ITEM-3", "issued" : { "date-parts" : [ [ "2001" ] ] }, "title" : "An Econometric Analysis of a Production Function for New Zealand", "type" : "article-journal" }, "uris" : [ "http://www.mendeley.com/documents/?uuid=739ee8e0-420f-478c-8b8b-f169b06fe895" ] }, { "id" : "ITEM-4", "itemData" : { "DOI" : "10.1016/j.eneco.2008.05.008", "author" : [ { "dropping-particle" : "Van Der", "family" : "Werf", "given" : "Edwin", "non-dropping-particle" : "", "parse-names" : false, "suffix" : "" } ], "container-title" : "Energy Economics", "id" : "ITEM-4", "issued" : { "date-parts" : [ [ "2008" ] ] }, "page" : "2964-2979", "title" : "Production functions for climate policy modeling: An empirical analysis", "type" : "article-journal", "volume" : "30" }, "uris" : [ "http://www.mendeley.com/documents/?uuid=deb36ade-4890-450a-a008-bb41701f8efc" ] } ], "mendeley" : { "formattedCitation" : "(32,78,83,84)", "plainTextFormattedCitation" : "(32,78,83,84)", "previouslyFormattedCitation" : "(32,78,83,84)" }, "properties" : { "noteIndex" : 0 }, "schema" : "https://github.com/citation-style-language/schema/raw/master/csl-citation.json" }</w:instrText>
      </w:r>
      <w:r w:rsidR="0082708C">
        <w:fldChar w:fldCharType="separate"/>
      </w:r>
      <w:r w:rsidR="0082708C" w:rsidRPr="0082708C">
        <w:rPr>
          <w:noProof/>
        </w:rPr>
        <w:t>(32,78,83,84)</w:t>
      </w:r>
      <w:r w:rsidR="0082708C">
        <w:fldChar w:fldCharType="end"/>
      </w:r>
      <w:r w:rsidR="00B11A79">
        <w:t>)</w:t>
      </w:r>
      <w:r w:rsidR="006E7155">
        <w:t xml:space="preserve">. </w:t>
      </w:r>
      <w:r w:rsidR="00B11A79">
        <w:t>The overall F-test - tests the statistical significance of the overall relationship – was slightly less well reported (e.g.</w:t>
      </w:r>
      <w:r w:rsidR="00B11A79">
        <w:fldChar w:fldCharType="begin" w:fldLock="1"/>
      </w:r>
      <w:r w:rsidR="00B11A79">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"ITEM-2", "itemData" : { "ISBN" : "0147596718", "author" : [ { "dropping-particle" : "", "family" : "Rusek", "given" : "Anthonin", "non-dropping-particle" : "", "parse-names" : false, "suffix" : "" } ], "container-title" : "Journal of Comparative Economics", "id" : "ITEM-2", "issued" : { "date-parts" : [ [ "1989" ] ] }, "page" : "301-313", "title" : "Industrial Growth in Czechoslovakia 1971-1985: Total Factor Productivity and Capital-Labor Substitution", "type" : "article-journal", "volume" : "13" }, "uris" : [ "http://www.mendeley.com/documents/?uuid=7c2da7e6-35b2-419f-9b4d-fa44f44c3139" ] }, { "id" : "ITEM-3", "itemData" : { "author" : [ { "dropping-particle" : "", "family" : "O'Donnell", "given" : "A.T.", "non-dropping-particle" : "", "parse-names" : false, "suffix" : "" }, { "dropping-particle" : "", "family" : "Swales", "given" : "J K", "non-dropping-particle" : "", "parse-names" : false, "suffix" : "" } ], "container-title" : "Oxford Economic Papers", "id" : "ITEM-3", "issue" : "3", "issued" : { "date-parts" : [ [ "1979" ] ] }, "page" : "460-476", "title" : "Factor Substitution, the C.E.S. Production Function and U.K. Regional Economics", "type" : "article-journal", "volume" : "31" }, "uris" : [ "http://www.mendeley.com/documents/?uuid=9245a5a0-5b46-4f81-92c3-d0cb5b2b923f" ] } ], "mendeley" : { "formattedCitation" : "(76,78,82)", "plainTextFormattedCitation" : "(76,78,82)", "previouslyFormattedCitation" : "(76,78,82)" }, "properties" : { "noteIndex" : 0 }, "schema" : "https://github.com/citation-style-language/schema/raw/master/csl-citation.json" }</w:instrText>
      </w:r>
      <w:r w:rsidR="00B11A79">
        <w:fldChar w:fldCharType="separate"/>
      </w:r>
      <w:r w:rsidR="00B11A79" w:rsidRPr="0082708C">
        <w:rPr>
          <w:noProof/>
        </w:rPr>
        <w:t>(76,78,82)</w:t>
      </w:r>
      <w:r w:rsidR="00B11A79">
        <w:fldChar w:fldCharType="end"/>
      </w:r>
      <w:r w:rsidR="00B11A79">
        <w:t>), but is still considered to be within the scope of standard statistical reporting.</w:t>
      </w:r>
      <w:r w:rsidR="005731AE">
        <w:t xml:space="preserve"> Only Easterly and Fischer </w:t>
      </w:r>
      <w:r w:rsidR="005731AE">
        <w:fldChar w:fldCharType="begin" w:fldLock="1"/>
      </w:r>
      <w:r w:rsidR="005731AE">
        <w:instrText>ADDIN CSL_CITATION { "citationItems" : [ { "id" : "ITEM-1",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"ITEM-1", "issued" : { "date-parts" : [ [ "1995" ] ] }, "page" : "341-371", "title" : "The soviet economic decline", "type" : "article-journal", "volume" : "9" }, "uris" : [ "http://www.mendeley.com/documents/?uuid=1dff8d09-1e5d-47f1-a688-5c04635c2998" ] } ], "mendeley" : { "formattedCitation" : "(79)", "plainTextFormattedCitation" : "(79)", "previouslyFormattedCitation" : "(79)" }, "properties" : { "noteIndex" : 0 }, "schema" : "https://github.com/citation-style-language/schema/raw/master/csl-citation.json" }</w:instrText>
      </w:r>
      <w:r w:rsidR="005731AE">
        <w:fldChar w:fldCharType="separate"/>
      </w:r>
      <w:r w:rsidR="005731AE" w:rsidRPr="005731AE">
        <w:rPr>
          <w:noProof/>
        </w:rPr>
        <w:t>(79)</w:t>
      </w:r>
      <w:r w:rsidR="005731AE">
        <w:fldChar w:fldCharType="end"/>
      </w:r>
      <w:r w:rsidR="005731AE">
        <w:t xml:space="preserve"> and Duffy and </w:t>
      </w:r>
      <w:r w:rsidR="005731AE" w:rsidRPr="00DB39F8">
        <w:t>Papageorgiou</w:t>
      </w:r>
      <w:r w:rsidR="005731AE">
        <w:t xml:space="preserve"> </w:t>
      </w:r>
      <w:r w:rsidR="005731AE">
        <w:fldChar w:fldCharType="begin" w:fldLock="1"/>
      </w:r>
      <w:r w:rsidR="005731A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5731AE">
        <w:fldChar w:fldCharType="separate"/>
      </w:r>
      <w:r w:rsidR="005731AE" w:rsidRPr="00FB291D">
        <w:rPr>
          <w:noProof/>
        </w:rPr>
        <w:t>(83)</w:t>
      </w:r>
      <w:r w:rsidR="005731AE">
        <w:fldChar w:fldCharType="end"/>
      </w:r>
      <w:r w:rsidR="005731AE">
        <w:t xml:space="preserve"> reported their analysis included tests and corrections for heteroskedasticity in the error term (fitted residual).</w:t>
      </w:r>
    </w:p>
    <w:p w14:paraId="13310B9A" w14:textId="5EAD3997" w:rsidR="00AE237A" w:rsidRDefault="00474CF4">
      <w:pPr>
        <w:pStyle w:val="Heading3"/>
      </w:pPr>
      <w:r w:rsidRPr="00D220BA">
        <w:t xml:space="preserve">Other </w:t>
      </w:r>
      <w:r w:rsidRPr="00126EE8">
        <w:t>statistical testing</w:t>
      </w:r>
    </w:p>
    <w:p w14:paraId="0EF081D8" w14:textId="57122FB6" w:rsidR="00B11A79" w:rsidRDefault="00910D9B" w:rsidP="00B11A79">
      <w:r>
        <w:t>First, c</w:t>
      </w:r>
      <w:r w:rsidR="00B11A79">
        <w:t xml:space="preserve">ointegration tests </w:t>
      </w:r>
      <w:r w:rsidR="005731AE">
        <w:t>in our sample were</w:t>
      </w:r>
      <w:r w:rsidR="00B11A79">
        <w:t xml:space="preserve"> much less common</w:t>
      </w:r>
      <w:r w:rsidR="005731AE">
        <w:t xml:space="preserve"> (than the standard statistical reporting)</w:t>
      </w:r>
      <w:r w:rsidR="00B11A79">
        <w:t xml:space="preserve">, but help tackle problems such as spurious regression. As Szeto </w:t>
      </w:r>
      <w:r w:rsidR="00B11A79">
        <w:fldChar w:fldCharType="begin" w:fldLock="1"/>
      </w:r>
      <w:r w:rsidR="00B11A79">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11A79">
        <w:fldChar w:fldCharType="separate"/>
      </w:r>
      <w:r w:rsidR="00B11A79" w:rsidRPr="00B11A79">
        <w:rPr>
          <w:noProof/>
        </w:rPr>
        <w:t>(84)</w:t>
      </w:r>
      <w:r w:rsidR="00B11A79">
        <w:fldChar w:fldCharType="end"/>
      </w:r>
      <w:r w:rsidR="00B11A79">
        <w:t xml:space="preserve"> notes</w:t>
      </w:r>
      <w:r>
        <w:t xml:space="preserve"> three approaches: </w:t>
      </w:r>
      <w:r w:rsidR="00B11A79">
        <w:t>“</w:t>
      </w:r>
      <w:r w:rsidR="00B11A79" w:rsidRPr="00282E2C">
        <w:rPr>
          <w:i/>
        </w:rPr>
        <w:t>The first approach is to difference the data before estimating. The second approach is to add the lags of the dependent variable. Finally, one may consider using the co-integration technique.</w:t>
      </w:r>
      <w:r w:rsidR="00B11A79">
        <w:rPr>
          <w:i/>
        </w:rPr>
        <w:t>”</w:t>
      </w:r>
      <w:r w:rsidR="00B11A79">
        <w:t xml:space="preserve"> However none of </w:t>
      </w:r>
      <w:r>
        <w:t>our</w:t>
      </w:r>
      <w:r w:rsidR="00B11A79">
        <w:t xml:space="preserve"> sample studies used differenced or lagged </w:t>
      </w:r>
      <w:r>
        <w:t>variables</w:t>
      </w:r>
      <w:r w:rsidR="00B11A79">
        <w:t xml:space="preserve">, and only </w:t>
      </w:r>
      <w:r>
        <w:t xml:space="preserve">five </w:t>
      </w:r>
      <w:r w:rsidR="00B11A79">
        <w:t xml:space="preserve">used cointegration techniques (all since 2000): </w:t>
      </w:r>
      <w:r w:rsidR="005731AE">
        <w:t xml:space="preserve">Duffy and </w:t>
      </w:r>
      <w:r w:rsidR="005731AE" w:rsidRPr="00DB39F8">
        <w:t>Papageorgiou</w:t>
      </w:r>
      <w:r w:rsidR="005731AE">
        <w:t xml:space="preserve"> </w:t>
      </w:r>
      <w:r w:rsidR="005731AE">
        <w:fldChar w:fldCharType="begin" w:fldLock="1"/>
      </w:r>
      <w:r w:rsidR="005731A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5731AE">
        <w:fldChar w:fldCharType="separate"/>
      </w:r>
      <w:r w:rsidR="005731AE" w:rsidRPr="00FB291D">
        <w:rPr>
          <w:noProof/>
        </w:rPr>
        <w:t>(83)</w:t>
      </w:r>
      <w:r w:rsidR="005731AE">
        <w:fldChar w:fldCharType="end"/>
      </w:r>
      <w:r w:rsidR="005731AE">
        <w:t xml:space="preserve">; </w:t>
      </w:r>
      <w:r w:rsidR="00B11A79">
        <w:t xml:space="preserve">Szeto </w:t>
      </w:r>
      <w:r w:rsidR="00B11A79">
        <w:fldChar w:fldCharType="begin" w:fldLock="1"/>
      </w:r>
      <w:r w:rsidR="00B11A79">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11A79">
        <w:fldChar w:fldCharType="separate"/>
      </w:r>
      <w:r w:rsidR="00B11A79" w:rsidRPr="000E2535">
        <w:rPr>
          <w:noProof/>
        </w:rPr>
        <w:t>(84)</w:t>
      </w:r>
      <w:r w:rsidR="00B11A79">
        <w:fldChar w:fldCharType="end"/>
      </w:r>
      <w:r w:rsidR="00B11A79">
        <w:t xml:space="preserve">; Dissou et al </w:t>
      </w:r>
      <w:r w:rsidR="00B11A79">
        <w:fldChar w:fldCharType="begin" w:fldLock="1"/>
      </w:r>
      <w:r w:rsidR="00B11A79">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B11A79">
        <w:fldChar w:fldCharType="separate"/>
      </w:r>
      <w:r w:rsidR="00B11A79" w:rsidRPr="000E2535">
        <w:rPr>
          <w:noProof/>
        </w:rPr>
        <w:t>(5)</w:t>
      </w:r>
      <w:r w:rsidR="00B11A79">
        <w:fldChar w:fldCharType="end"/>
      </w:r>
      <w:r w:rsidR="00B11A79">
        <w:t xml:space="preserve">; Bonga Bonga </w:t>
      </w:r>
      <w:r w:rsidR="00B11A79">
        <w:fldChar w:fldCharType="begin" w:fldLock="1"/>
      </w:r>
      <w:r w:rsidR="00B11A79">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rsidR="00B11A79">
        <w:fldChar w:fldCharType="separate"/>
      </w:r>
      <w:r w:rsidR="00B11A79" w:rsidRPr="000E2535">
        <w:rPr>
          <w:noProof/>
        </w:rPr>
        <w:t>(82)</w:t>
      </w:r>
      <w:r w:rsidR="00B11A79">
        <w:fldChar w:fldCharType="end"/>
      </w:r>
      <w:r w:rsidR="00B11A79">
        <w:t xml:space="preserve">; and Wang </w:t>
      </w:r>
      <w:r w:rsidR="00B11A79">
        <w:fldChar w:fldCharType="begin" w:fldLock="1"/>
      </w:r>
      <w:r w:rsidR="00B11A79">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B11A79">
        <w:fldChar w:fldCharType="separate"/>
      </w:r>
      <w:r w:rsidR="00B11A79" w:rsidRPr="000E2535">
        <w:rPr>
          <w:noProof/>
        </w:rPr>
        <w:t>(87)</w:t>
      </w:r>
      <w:r w:rsidR="00B11A79">
        <w:fldChar w:fldCharType="end"/>
      </w:r>
      <w:r w:rsidR="00B11A79">
        <w:t xml:space="preserve">. </w:t>
      </w:r>
      <w:r>
        <w:t xml:space="preserve">By first conducting </w:t>
      </w:r>
      <w:r w:rsidR="00B11A79">
        <w:t>tests on the variables (i.e. unit root tests, augmented dickey-fuller (ADF) tests) before proceeding with the analysis</w:t>
      </w:r>
      <w:r>
        <w:t xml:space="preserve">, </w:t>
      </w:r>
      <w:r w:rsidR="00B11A79">
        <w:t xml:space="preserve">Szeto was able to modify the analysis to use first differences (instead of aggregate values) to correct for autocorrelation problems. Dissou et al </w:t>
      </w:r>
      <w:r w:rsidR="00B11A79">
        <w:fldChar w:fldCharType="begin" w:fldLock="1"/>
      </w:r>
      <w:r w:rsidR="005731A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B11A79">
        <w:fldChar w:fldCharType="separate"/>
      </w:r>
      <w:r w:rsidR="00B11A79" w:rsidRPr="00B11A79">
        <w:rPr>
          <w:noProof/>
        </w:rPr>
        <w:t>(5)</w:t>
      </w:r>
      <w:r w:rsidR="00B11A79">
        <w:fldChar w:fldCharType="end"/>
      </w:r>
      <w:r w:rsidR="00B11A79">
        <w:t xml:space="preserve"> followed a similar approach, and finding </w:t>
      </w:r>
      <w:r>
        <w:t>their</w:t>
      </w:r>
      <w:r w:rsidR="00B11A79">
        <w:t xml:space="preserve"> data passed the ADF tests on level variables, the latter was appropriate for their analysis.</w:t>
      </w:r>
    </w:p>
    <w:p w14:paraId="76D23B54" w14:textId="059231D0" w:rsidR="00B15180" w:rsidRDefault="00910D9B" w:rsidP="005A1F3C">
      <w:r>
        <w:t>Second, a</w:t>
      </w:r>
      <w:r w:rsidR="0035416C">
        <w:t xml:space="preserve">dditional </w:t>
      </w:r>
      <w:r w:rsidR="005731AE">
        <w:t>post-statistical</w:t>
      </w:r>
      <w:r w:rsidR="0035416C">
        <w:t xml:space="preserve"> testing</w:t>
      </w:r>
      <w:r w:rsidR="005731AE">
        <w:t xml:space="preserve"> </w:t>
      </w:r>
      <w:r w:rsidR="0035416C">
        <w:t>could improve the study’s results</w:t>
      </w:r>
      <w:r w:rsidR="002408BC">
        <w:t>, f</w:t>
      </w:r>
      <w:r>
        <w:t xml:space="preserve">or example </w:t>
      </w:r>
      <w:r w:rsidR="0035416C">
        <w:t xml:space="preserve">statistical </w:t>
      </w:r>
      <w:r w:rsidR="002408BC">
        <w:t xml:space="preserve">‘bootstrapping’ </w:t>
      </w:r>
      <w:r w:rsidR="0035416C">
        <w:t xml:space="preserve">resampling of the estimated </w:t>
      </w:r>
      <w:r w:rsidR="002408BC">
        <w:t xml:space="preserve">coefficients </w:t>
      </w:r>
      <w:r>
        <w:t xml:space="preserve">- </w:t>
      </w:r>
      <w:r w:rsidR="0035416C">
        <w:t xml:space="preserve">which helps to determine the likelihood that the best solution has been found. </w:t>
      </w:r>
      <w:r w:rsidR="002408BC">
        <w:t>Whilst n</w:t>
      </w:r>
      <w:r w:rsidR="0035416C">
        <w:t>one of our sample</w:t>
      </w:r>
      <w:ins w:id="115" w:author="Matt" w:date="2015-06-17T16:01:00Z">
        <w:r w:rsidR="00AD41D3">
          <w:t xml:space="preserve"> studies</w:t>
        </w:r>
      </w:ins>
      <w:del w:id="116" w:author="Matt" w:date="2015-06-17T16:01:00Z">
        <w:r w:rsidR="0035416C" w:rsidDel="00AD41D3">
          <w:delText>s</w:delText>
        </w:r>
      </w:del>
      <w:r w:rsidR="0035416C">
        <w:t xml:space="preserve"> </w:t>
      </w:r>
      <w:r w:rsidR="002408BC">
        <w:t xml:space="preserve">used this technique, </w:t>
      </w:r>
      <w:r w:rsidR="002408BC" w:rsidRPr="009732CB">
        <w:t>Raj and Veall (</w:t>
      </w:r>
      <w:r w:rsidR="002408BC" w:rsidRPr="009732CB">
        <w:fldChar w:fldCharType="begin" w:fldLock="1"/>
      </w:r>
      <w:r w:rsidR="002408BC">
        <w:instrText>ADDIN CSL_CITATION { "citationItems" : [ { "id" : "ITEM-1", "itemData" : { "author" : [ { "dropping-particle" : "", "family" : "Raj", "given" : "B.", "non-dropping-particle" : "", "parse-names" : false, "suffix" : "" }, { "dropping-particle" : "", "family" : "Veall", "given" : "M.R.", "non-dropping-particle" : "", "parse-names" : false, "suffix" : "" } ], "container-title" : "Environmetrics", "id" : "ITEM-1", "issued" : { "date-parts" : [ [ "1998" ] ] }, "page" : "81-92", "title" : "The energy-capital complementarity debate: An example of a bootstrapped sensitivity analysis", "type" : "article-journal", "volume" : "9" }, "uris" : [ "http://www.mendeley.com/documents/?uuid=f8311ccb-acdb-455e-9839-e9ee7d3d8bb8" ] } ], "mendeley" : { "formattedCitation" : "(141)", "plainTextFormattedCitation" : "(141)", "previouslyFormattedCitation" : "(141)" }, "properties" : { "noteIndex" : 0 }, "schema" : "https://github.com/citation-style-language/schema/raw/master/csl-citation.json" }</w:instrText>
      </w:r>
      <w:r w:rsidR="002408BC" w:rsidRPr="009732CB">
        <w:fldChar w:fldCharType="separate"/>
      </w:r>
      <w:r w:rsidR="002408BC" w:rsidRPr="009732CB">
        <w:rPr>
          <w:noProof/>
        </w:rPr>
        <w:t>(141)</w:t>
      </w:r>
      <w:r w:rsidR="002408BC" w:rsidRPr="009732CB">
        <w:fldChar w:fldCharType="end"/>
      </w:r>
      <w:r w:rsidR="002408BC" w:rsidRPr="009732CB">
        <w:t xml:space="preserve"> present </w:t>
      </w:r>
      <w:r w:rsidR="002408BC">
        <w:t>one of the relatively few studies in wider literature.</w:t>
      </w:r>
      <w:r w:rsidR="0035416C">
        <w:t xml:space="preserve"> </w:t>
      </w:r>
      <w:r w:rsidR="002408BC">
        <w:t xml:space="preserve">Another example is </w:t>
      </w:r>
      <w:r w:rsidR="0035416C">
        <w:t xml:space="preserve">the Solow </w:t>
      </w:r>
      <w:r w:rsidR="0035416C">
        <w:lastRenderedPageBreak/>
        <w:t>Residual</w:t>
      </w:r>
      <w:r w:rsidR="002408BC">
        <w:t>, which could</w:t>
      </w:r>
      <w:r w:rsidR="0035416C">
        <w:t xml:space="preserve"> be </w:t>
      </w:r>
      <w:r w:rsidR="002408BC">
        <w:t>tested for autocorrelation</w:t>
      </w:r>
      <w:r w:rsidR="0035416C">
        <w:t xml:space="preserve"> with the production factors (as considered by Daude </w:t>
      </w:r>
      <w:r w:rsidR="0035416C">
        <w:fldChar w:fldCharType="begin" w:fldLock="1"/>
      </w:r>
      <w:r w:rsidR="000E05CB">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35416C">
        <w:fldChar w:fldCharType="separate"/>
      </w:r>
      <w:r w:rsidR="0035416C" w:rsidRPr="0035416C">
        <w:rPr>
          <w:noProof/>
        </w:rPr>
        <w:t>(73)</w:t>
      </w:r>
      <w:r w:rsidR="0035416C">
        <w:fldChar w:fldCharType="end"/>
      </w:r>
      <w:r w:rsidR="002408BC">
        <w:t>)</w:t>
      </w:r>
      <w:r w:rsidR="0035416C">
        <w:t>.</w:t>
      </w:r>
    </w:p>
    <w:p w14:paraId="115E2FF4" w14:textId="27A5E118" w:rsidR="00DD086F" w:rsidRPr="005A1F3C" w:rsidRDefault="00910D9B" w:rsidP="005A1F3C">
      <w:pPr>
        <w:rPr>
          <w:b/>
        </w:rPr>
      </w:pPr>
      <w:r>
        <w:t>Third</w:t>
      </w:r>
      <w:r w:rsidR="002408BC">
        <w:t>,</w:t>
      </w:r>
      <w:r>
        <w:t xml:space="preserve"> </w:t>
      </w:r>
      <w:r w:rsidR="002408BC" w:rsidRPr="00C17C6C">
        <w:t xml:space="preserve">the assumptions imposed from the literature </w:t>
      </w:r>
      <w:r w:rsidR="002408BC">
        <w:t>(</w:t>
      </w:r>
      <w:r w:rsidR="002408BC" w:rsidRPr="00C17C6C">
        <w:t xml:space="preserve">which is then taken into the </w:t>
      </w:r>
      <w:r w:rsidR="002408BC" w:rsidRPr="00651EF5">
        <w:t>analysis</w:t>
      </w:r>
      <w:r w:rsidR="002408BC">
        <w:t xml:space="preserve">) are rarely tested: e.g. </w:t>
      </w:r>
      <w:r w:rsidR="00126EE8" w:rsidRPr="00C17C6C">
        <w:t>input separability</w:t>
      </w:r>
      <w:r w:rsidR="00305A98" w:rsidRPr="005A1F3C">
        <w:t xml:space="preserve">; </w:t>
      </w:r>
      <w:r w:rsidR="00126EE8" w:rsidRPr="00C17C6C">
        <w:t xml:space="preserve">homotheticity </w:t>
      </w:r>
      <w:r w:rsidR="00305A98" w:rsidRPr="005A1F3C">
        <w:t xml:space="preserve">(i.e. ratio of inputs remains the same with output scale); </w:t>
      </w:r>
      <w:r w:rsidR="00126EE8" w:rsidRPr="00C17C6C">
        <w:t>assum</w:t>
      </w:r>
      <w:r w:rsidR="00305A98" w:rsidRPr="00C17C6C">
        <w:t>ed</w:t>
      </w:r>
      <w:r w:rsidR="00126EE8" w:rsidRPr="00C17C6C">
        <w:t xml:space="preserve"> Hicks-neutral </w:t>
      </w:r>
      <w:r w:rsidR="00305A98" w:rsidRPr="00C17C6C">
        <w:t xml:space="preserve">technical progress; </w:t>
      </w:r>
      <w:r w:rsidR="002408BC">
        <w:t xml:space="preserve">and </w:t>
      </w:r>
      <w:r w:rsidR="00305A98" w:rsidRPr="00C17C6C">
        <w:t xml:space="preserve">unity value for </w:t>
      </w:r>
      <w:r w:rsidR="007D49D6" w:rsidRPr="00C17C6C">
        <w:t>constant elasticity of substitution</w:t>
      </w:r>
      <w:r w:rsidR="000E05CB">
        <w:t xml:space="preserve"> (though Szeto </w:t>
      </w:r>
      <w:r w:rsidR="000E05CB">
        <w:fldChar w:fldCharType="begin" w:fldLock="1"/>
      </w:r>
      <w:r w:rsidR="00B526B1">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0E05CB">
        <w:fldChar w:fldCharType="separate"/>
      </w:r>
      <w:r w:rsidR="000E05CB" w:rsidRPr="000E05CB">
        <w:rPr>
          <w:noProof/>
        </w:rPr>
        <w:t>(84)</w:t>
      </w:r>
      <w:r w:rsidR="000E05CB">
        <w:fldChar w:fldCharType="end"/>
      </w:r>
      <w:r w:rsidR="000E05CB">
        <w:t xml:space="preserve"> is an exception)</w:t>
      </w:r>
      <w:r w:rsidR="007D49D6" w:rsidRPr="00C17C6C">
        <w:t xml:space="preserve">. </w:t>
      </w:r>
    </w:p>
    <w:p w14:paraId="59AC9C63" w14:textId="77777777" w:rsidR="00126EE8" w:rsidRPr="00DD086F" w:rsidRDefault="00126EE8" w:rsidP="005A1F3C"/>
    <w:p w14:paraId="30576EF1" w14:textId="0344ACA4" w:rsidR="004D53FF" w:rsidRDefault="00297C42" w:rsidP="00DA3B99">
      <w:pPr>
        <w:pStyle w:val="Heading1"/>
      </w:pPr>
      <w:r>
        <w:t>Summary and c</w:t>
      </w:r>
      <w:r w:rsidR="00C81041" w:rsidRPr="0007172B">
        <w:t>onclusions</w:t>
      </w:r>
    </w:p>
    <w:p w14:paraId="3A0768C4" w14:textId="35DC2946" w:rsidR="00B91248" w:rsidRDefault="00985435" w:rsidP="005A1F3C">
      <w:r>
        <w:t xml:space="preserve">This paper set out to discuss - in accessible journal format - the main options and implications of choices involved in setting up and empirically solving </w:t>
      </w:r>
      <w:ins w:id="117" w:author="Matt" w:date="2015-06-17T16:06:00Z">
        <w:r w:rsidR="005B57D9">
          <w:t xml:space="preserve">[____ estimate parameters for? ____] </w:t>
        </w:r>
      </w:ins>
      <w:r>
        <w:t xml:space="preserve">energy-augmented CES based MPFs. We </w:t>
      </w:r>
      <w:r w:rsidR="00B91248">
        <w:t>reach three major conclusions</w:t>
      </w:r>
      <w:r>
        <w:t>.</w:t>
      </w:r>
      <w:r w:rsidR="00B91248">
        <w:t xml:space="preserve"> </w:t>
      </w:r>
    </w:p>
    <w:p w14:paraId="10DC23C8" w14:textId="3428EBAA" w:rsidR="00985435" w:rsidRDefault="00985435" w:rsidP="005A1F3C">
      <w:r>
        <w:t xml:space="preserve">First, the basis for our study is valid: energy augmented CES functions are increasing </w:t>
      </w:r>
      <w:r w:rsidR="00931003">
        <w:t xml:space="preserve">important, </w:t>
      </w:r>
      <w:r>
        <w:t xml:space="preserve">but </w:t>
      </w:r>
      <w:r w:rsidR="00931003">
        <w:t xml:space="preserve">different assumptions and solution techniques impact on modelling and outturn policies. </w:t>
      </w:r>
      <w:r w:rsidR="00B91248">
        <w:t xml:space="preserve">A </w:t>
      </w:r>
      <w:r>
        <w:t xml:space="preserve">lack </w:t>
      </w:r>
      <w:r w:rsidR="00B91248">
        <w:t>of consolidated</w:t>
      </w:r>
      <w:r>
        <w:t xml:space="preserve"> guidance</w:t>
      </w:r>
      <w:r w:rsidR="00B91248">
        <w:t xml:space="preserve"> and discussion of the key</w:t>
      </w:r>
      <w:r>
        <w:t xml:space="preserve"> issues involved with their empirical analysis</w:t>
      </w:r>
      <w:r w:rsidR="00B91248">
        <w:t xml:space="preserve"> acerbates this issue</w:t>
      </w:r>
      <w:r>
        <w:t>.</w:t>
      </w:r>
      <w:r w:rsidR="00B91248">
        <w:t xml:space="preserve"> This is the gap that our paper seeks to address.</w:t>
      </w:r>
      <w:r>
        <w:t xml:space="preserve"> </w:t>
      </w:r>
    </w:p>
    <w:p w14:paraId="03072ABD" w14:textId="50639685" w:rsidR="00575C02" w:rsidRDefault="00B5348C">
      <w:r>
        <w:t xml:space="preserve">Second, specifying the parameters </w:t>
      </w:r>
      <w:r w:rsidR="00B91248">
        <w:t xml:space="preserve">and obtaining the fitted solution </w:t>
      </w:r>
      <w:r w:rsidR="00840AE1">
        <w:t xml:space="preserve">for the CES function </w:t>
      </w:r>
      <w:r>
        <w:t xml:space="preserve">is </w:t>
      </w:r>
      <w:r w:rsidR="00A73138">
        <w:t>complex</w:t>
      </w:r>
      <w:r w:rsidR="00B91248">
        <w:t>, and involves a myriad of choices, which each have implications on the estimated coefficients. For example, e</w:t>
      </w:r>
      <w:r>
        <w:t xml:space="preserve">conomic output </w:t>
      </w:r>
      <w:r w:rsidR="00840AE1">
        <w:t xml:space="preserve">can be measured in </w:t>
      </w:r>
      <w:r>
        <w:t>con</w:t>
      </w:r>
      <w:r w:rsidR="00840AE1">
        <w:t>stant prices, PPP or per worker</w:t>
      </w:r>
      <w:r w:rsidR="00B91248">
        <w:t xml:space="preserve">, whilst </w:t>
      </w:r>
      <w:r>
        <w:t>capital, labour and energy all have basic and adjusted values</w:t>
      </w:r>
      <w:r w:rsidR="00B91248">
        <w:t xml:space="preserve"> - </w:t>
      </w:r>
      <w:r w:rsidR="00840AE1">
        <w:t xml:space="preserve">and </w:t>
      </w:r>
      <w:r>
        <w:t xml:space="preserve">though the latter </w:t>
      </w:r>
      <w:r w:rsidR="00840AE1">
        <w:t xml:space="preserve">may be more accurate, they </w:t>
      </w:r>
      <w:r>
        <w:t xml:space="preserve">are time-consuming to assemble. </w:t>
      </w:r>
      <w:r w:rsidR="00B91248">
        <w:t xml:space="preserve">For the construction of the </w:t>
      </w:r>
      <w:r w:rsidR="00840AE1">
        <w:t xml:space="preserve">CES </w:t>
      </w:r>
      <w:r>
        <w:t>function itself</w:t>
      </w:r>
      <w:r w:rsidR="00B91248">
        <w:t>,</w:t>
      </w:r>
      <w:r>
        <w:t xml:space="preserve"> it seems sensible to report on all nesting options, </w:t>
      </w:r>
      <w:r w:rsidR="00B91248">
        <w:t>and to use</w:t>
      </w:r>
      <w:r w:rsidR="00840AE1">
        <w:t xml:space="preserve"> n</w:t>
      </w:r>
      <w:r>
        <w:t>ormalis</w:t>
      </w:r>
      <w:r w:rsidR="00B91248">
        <w:t>ed</w:t>
      </w:r>
      <w:r w:rsidR="00840AE1">
        <w:t xml:space="preserve"> pre-analysis variables</w:t>
      </w:r>
      <w:r>
        <w:t>.</w:t>
      </w:r>
      <w:r w:rsidR="00B91248">
        <w:t xml:space="preserve"> </w:t>
      </w:r>
      <w:r w:rsidR="00A73138">
        <w:t xml:space="preserve">To solve the non-linear CES equation, </w:t>
      </w:r>
      <w:r w:rsidR="00575C02">
        <w:t>there appears</w:t>
      </w:r>
      <w:r>
        <w:t xml:space="preserve"> </w:t>
      </w:r>
      <w:r w:rsidR="00575C02">
        <w:t xml:space="preserve">a </w:t>
      </w:r>
      <w:r>
        <w:t xml:space="preserve">trend towards non-linear solution </w:t>
      </w:r>
      <w:ins w:id="118" w:author="Matt" w:date="2015-06-17T16:07:00Z">
        <w:r w:rsidR="00422798">
          <w:t>[____ again, either we need to be more accurate here “estimation of parameters”, or we should have a section wherein we say that by “solution” we mean “estimating the parameters of</w:t>
        </w:r>
      </w:ins>
      <w:ins w:id="119" w:author="Matt" w:date="2015-06-17T16:08:00Z">
        <w:r w:rsidR="00422798">
          <w:t xml:space="preserve">” ____] </w:t>
        </w:r>
      </w:ins>
      <w:r>
        <w:t xml:space="preserve">of the whole equation, </w:t>
      </w:r>
      <w:r w:rsidR="00575C02">
        <w:t xml:space="preserve">possibly due to </w:t>
      </w:r>
      <w:r>
        <w:t xml:space="preserve">more off-the-shelf programmes </w:t>
      </w:r>
      <w:r w:rsidR="00575C02">
        <w:t>being</w:t>
      </w:r>
      <w:r>
        <w:t xml:space="preserve"> available coupled to a</w:t>
      </w:r>
      <w:r w:rsidR="00840AE1">
        <w:t>n</w:t>
      </w:r>
      <w:r>
        <w:t xml:space="preserve"> increase in computing power. However, care needs to be taken, particularly with review</w:t>
      </w:r>
      <w:r w:rsidR="00840AE1">
        <w:t>ing</w:t>
      </w:r>
      <w:r>
        <w:t xml:space="preserve"> solutions and associated statistical </w:t>
      </w:r>
      <w:r w:rsidR="00575C02">
        <w:t xml:space="preserve">testing, since whilst </w:t>
      </w:r>
      <w:r w:rsidR="004235EA">
        <w:t xml:space="preserve">‘standard’ </w:t>
      </w:r>
      <w:r w:rsidR="00B526B1">
        <w:t>statistical testing</w:t>
      </w:r>
      <w:r w:rsidR="00840AE1">
        <w:t xml:space="preserve"> </w:t>
      </w:r>
      <w:r w:rsidR="004235EA">
        <w:t>is</w:t>
      </w:r>
      <w:r w:rsidR="00B526B1">
        <w:t xml:space="preserve"> </w:t>
      </w:r>
      <w:r w:rsidR="004235EA">
        <w:t>commonly</w:t>
      </w:r>
      <w:r w:rsidR="00B526B1">
        <w:t xml:space="preserve"> reported in the empirical CES studies</w:t>
      </w:r>
      <w:r w:rsidR="00575C02">
        <w:t>,</w:t>
      </w:r>
      <w:r w:rsidR="004235EA">
        <w:t xml:space="preserve"> </w:t>
      </w:r>
      <w:r w:rsidR="00575C02">
        <w:t xml:space="preserve">less common are (pre-analysis) </w:t>
      </w:r>
      <w:r w:rsidR="00B526B1">
        <w:t xml:space="preserve">cointegration </w:t>
      </w:r>
      <w:r w:rsidR="00575C02">
        <w:t>techniques</w:t>
      </w:r>
      <w:r w:rsidR="00B526B1">
        <w:t xml:space="preserve">, bootstrapping </w:t>
      </w:r>
      <w:r w:rsidR="00575C02">
        <w:t>resampling</w:t>
      </w:r>
      <w:r w:rsidR="00B526B1">
        <w:t xml:space="preserve"> </w:t>
      </w:r>
      <w:r w:rsidR="00575C02">
        <w:t>of</w:t>
      </w:r>
      <w:r w:rsidR="00B526B1">
        <w:t xml:space="preserve"> estimated parameters; </w:t>
      </w:r>
      <w:r w:rsidR="004235EA">
        <w:t xml:space="preserve">and </w:t>
      </w:r>
      <w:r w:rsidR="00B526B1">
        <w:t>testing of underlying assumptions (e.g. returns to scale is unity).</w:t>
      </w:r>
      <w:r w:rsidR="00B526B1" w:rsidRPr="00B526B1">
        <w:t xml:space="preserve"> </w:t>
      </w:r>
    </w:p>
    <w:p w14:paraId="69231A2A" w14:textId="16E514F7" w:rsidR="00575C02" w:rsidRPr="00435994" w:rsidRDefault="00575C02" w:rsidP="00575C02">
      <w:r>
        <w:t xml:space="preserve">Third, whilst a key advantage in using CES is its flexibility, this flexibility also comes with a warning: the choices made impact on the results. It makes sense – as far as possible – to test restricted and unrestricted models where possible, so that the impact of these choices can be assessed. </w:t>
      </w:r>
    </w:p>
    <w:p w14:paraId="3C725A43" w14:textId="59B558DF" w:rsidR="00575C02" w:rsidRDefault="00575C02">
      <w:r>
        <w:t xml:space="preserve">Overall, the field of energy-augmented CES-based MPFs is a growing, important field of study, whose results empower macroeconomic models to study future energy use and economic growth, which in </w:t>
      </w:r>
      <w:r>
        <w:lastRenderedPageBreak/>
        <w:t>turn informs future policy.</w:t>
      </w:r>
      <w:r w:rsidRPr="00575C02">
        <w:t xml:space="preserve"> </w:t>
      </w:r>
      <w:r>
        <w:t>Since models may be misspecified, with calibrated values that are not appropriate for that model, a wider body supportive work to navigate these the design and solution of these equations issues is vital. We hope this is a small contribution to that effort.</w:t>
      </w:r>
    </w:p>
    <w:p w14:paraId="6A7D6266" w14:textId="438D77FB" w:rsidR="00C559BD" w:rsidRDefault="00335A1C" w:rsidP="00335A1C">
      <w:pPr>
        <w:pStyle w:val="Heading1nonumber"/>
        <w:outlineLvl w:val="0"/>
      </w:pPr>
      <w:r>
        <w:t>Acknowledgements</w:t>
      </w:r>
    </w:p>
    <w:p w14:paraId="19C1EECA" w14:textId="292F8E42" w:rsidR="00EF5E74" w:rsidRDefault="00EF5E74" w:rsidP="005A1F3C">
      <w:pPr>
        <w:rPr>
          <w:ins w:id="120" w:author="Matt" w:date="2015-06-17T16:09:00Z"/>
          <w:lang w:val="en-US"/>
        </w:rPr>
      </w:pPr>
      <w:r w:rsidRPr="00861DC1">
        <w:rPr>
          <w:lang w:val="en-US"/>
        </w:rPr>
        <w:t>We gratefully acknowledge the support of Engineering and Physical Sciences Research Council (EPSRC) and Arup for contributing to the PhD CASE (Col</w:t>
      </w:r>
      <w:r>
        <w:rPr>
          <w:lang w:val="en-US"/>
        </w:rPr>
        <w:t>labora</w:t>
      </w:r>
      <w:r w:rsidRPr="00861DC1">
        <w:rPr>
          <w:lang w:val="en-US"/>
        </w:rPr>
        <w:t>tive Award in Science and Engineering) scholarship of Paul Brockway. The support of the Economic and Social Research Council (ESRC) is also gratefully acknowledged. The work contributes to the programme of the ESRC Centre for Climate Change Economics and Policy.</w:t>
      </w:r>
    </w:p>
    <w:p w14:paraId="21E501E6" w14:textId="77777777" w:rsidR="007E5069" w:rsidRDefault="007E5069" w:rsidP="005A1F3C">
      <w:pPr>
        <w:rPr>
          <w:ins w:id="121" w:author="Matt" w:date="2015-06-17T16:09:00Z"/>
          <w:lang w:val="en-US"/>
        </w:rPr>
      </w:pPr>
    </w:p>
    <w:p w14:paraId="6986918B" w14:textId="63F024B7" w:rsidR="007E5069" w:rsidRPr="006D1024" w:rsidRDefault="007E5069" w:rsidP="005A1F3C">
      <w:ins w:id="122" w:author="Matt" w:date="2015-06-17T16:09:00Z">
        <w:r>
          <w:rPr>
            <w:lang w:val="en-US"/>
          </w:rPr>
          <w:t xml:space="preserve">[____ I need to acknowledge the contributions of my colleague Randy Pruim. In fact, because he wrote much of our code, I request that he be an author on this paper. If we bring him in as an author, he can provide significant guidance on </w:t>
        </w:r>
        <w:r w:rsidRPr="007E5069">
          <w:rPr>
            <w:lang w:val="en-US"/>
          </w:rPr>
          <w:t>the</w:t>
        </w:r>
        <w:r>
          <w:rPr>
            <w:lang w:val="en-US"/>
          </w:rPr>
          <w:t xml:space="preserve"> statistical issues herein. ____]</w:t>
        </w:r>
      </w:ins>
    </w:p>
    <w:p w14:paraId="2314E53D" w14:textId="0F28959F" w:rsidR="00C559BD" w:rsidRDefault="0007172B" w:rsidP="00335A1C">
      <w:pPr>
        <w:pStyle w:val="Heading1nonumber"/>
        <w:outlineLvl w:val="0"/>
      </w:pPr>
      <w:r>
        <w:t>References</w:t>
      </w:r>
    </w:p>
    <w:p w14:paraId="0C7810F1" w14:textId="1B1D775E" w:rsidR="00B526B1" w:rsidRPr="00B526B1" w:rsidRDefault="00467F40">
      <w:pPr>
        <w:pStyle w:val="NormalWeb"/>
        <w:ind w:left="640" w:hanging="640"/>
        <w:rPr>
          <w:rFonts w:ascii="Calibri" w:hAnsi="Calibri"/>
          <w:noProof/>
        </w:rPr>
      </w:pPr>
      <w:r w:rsidRPr="007D240D">
        <w:rPr>
          <w:szCs w:val="20"/>
        </w:rPr>
        <w:fldChar w:fldCharType="begin" w:fldLock="1"/>
      </w:r>
      <w:r w:rsidRPr="007D240D">
        <w:rPr>
          <w:szCs w:val="20"/>
        </w:rPr>
        <w:instrText xml:space="preserve">ADDIN Mendeley Bibliography CSL_BIBLIOGRAPHY </w:instrText>
      </w:r>
      <w:r w:rsidRPr="007D240D">
        <w:rPr>
          <w:szCs w:val="20"/>
        </w:rPr>
        <w:fldChar w:fldCharType="separate"/>
      </w:r>
      <w:r w:rsidR="00B526B1" w:rsidRPr="00B526B1">
        <w:rPr>
          <w:rFonts w:ascii="Calibri" w:hAnsi="Calibri"/>
          <w:noProof/>
        </w:rPr>
        <w:t xml:space="preserve">1. </w:t>
      </w:r>
      <w:r w:rsidR="00B526B1" w:rsidRPr="00B526B1">
        <w:rPr>
          <w:rFonts w:ascii="Calibri" w:hAnsi="Calibri"/>
          <w:noProof/>
        </w:rPr>
        <w:tab/>
        <w:t xml:space="preserve">Miller E. An Assessment of CES and Cobb-Douglas Production Functions. US Congr Budg Off Work Pap 2008-05. 2008; </w:t>
      </w:r>
    </w:p>
    <w:p w14:paraId="752EA87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 </w:t>
      </w:r>
      <w:r w:rsidRPr="00B526B1">
        <w:rPr>
          <w:rFonts w:ascii="Calibri" w:hAnsi="Calibri"/>
          <w:noProof/>
        </w:rPr>
        <w:tab/>
        <w:t xml:space="preserve">Solow RM. Technical Change and the Aggregate Production Function. Rev Econ Stat. 1957;39(3):312–20. </w:t>
      </w:r>
    </w:p>
    <w:p w14:paraId="1A00EE6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 </w:t>
      </w:r>
      <w:r w:rsidRPr="00B526B1">
        <w:rPr>
          <w:rFonts w:ascii="Calibri" w:hAnsi="Calibri"/>
          <w:noProof/>
        </w:rPr>
        <w:tab/>
        <w:t xml:space="preserve">Nelson RR. Aggregate Production Functions and Medium-Range Growth Projections. Am Econ Rev. 1964;54(5):575–606. </w:t>
      </w:r>
    </w:p>
    <w:p w14:paraId="30C7199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 </w:t>
      </w:r>
      <w:r w:rsidRPr="00B526B1">
        <w:rPr>
          <w:rFonts w:ascii="Calibri" w:hAnsi="Calibri"/>
          <w:noProof/>
        </w:rPr>
        <w:tab/>
        <w:t xml:space="preserve">Kander A, Stern DI. Economic growth and the transition from traditional to modern energy in Sweden. Energy Econ. Elsevier B.V.; 2014 Nov;46:56–65. </w:t>
      </w:r>
    </w:p>
    <w:p w14:paraId="612EBCA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 </w:t>
      </w:r>
      <w:r w:rsidRPr="00B526B1">
        <w:rPr>
          <w:rFonts w:ascii="Calibri" w:hAnsi="Calibri"/>
          <w:noProof/>
        </w:rPr>
        <w:tab/>
        <w:t xml:space="preserve">Dissou Y, Karnizova L, Sun Q. Industry-level Econometric Estimates of Energy-capital-labour Substitution with a Nested CES Production Function. Econ Model. 2011;28(6):2832–41. </w:t>
      </w:r>
    </w:p>
    <w:p w14:paraId="590949D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 </w:t>
      </w:r>
      <w:r w:rsidRPr="00B526B1">
        <w:rPr>
          <w:rFonts w:ascii="Calibri" w:hAnsi="Calibri"/>
          <w:noProof/>
        </w:rPr>
        <w:tab/>
        <w:t xml:space="preserve">Smyth R, Kumar P, Shi H. Substitution between energy and classical factor inputs in the Chinese steel sector. Appl Energy. Elsevier Ltd; 2011;88(1):361–7. </w:t>
      </w:r>
    </w:p>
    <w:p w14:paraId="54625C6D"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 </w:t>
      </w:r>
      <w:r w:rsidRPr="00B526B1">
        <w:rPr>
          <w:rFonts w:ascii="Calibri" w:hAnsi="Calibri"/>
          <w:noProof/>
        </w:rPr>
        <w:tab/>
        <w:t xml:space="preserve">Punt C, Pauw K, Schoor M van, et al. Functional Forms Used in CGE Models: Modelling Production and Commodity Flows. Provid Proj Backgr Pap 20035. 2003; </w:t>
      </w:r>
    </w:p>
    <w:p w14:paraId="5C80989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 </w:t>
      </w:r>
      <w:r w:rsidRPr="00B526B1">
        <w:rPr>
          <w:rFonts w:ascii="Calibri" w:hAnsi="Calibri"/>
          <w:noProof/>
        </w:rPr>
        <w:tab/>
        <w:t xml:space="preserve">Bor YJ, Huang Y. Energy taxation and the double dividend effect in Taiwan’s energy conservation policy-an empirical study using a computable general equilibrium model. Energy Policy. Elsevier; 2010;38(5):2086–100. </w:t>
      </w:r>
    </w:p>
    <w:p w14:paraId="4C6AAE4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 </w:t>
      </w:r>
      <w:r w:rsidRPr="00B526B1">
        <w:rPr>
          <w:rFonts w:ascii="Calibri" w:hAnsi="Calibri"/>
          <w:noProof/>
        </w:rPr>
        <w:tab/>
        <w:t xml:space="preserve">Kümmel R, Ayres RU, Lindenberger D. Thermodynamic laws, economic methods and the productive power of energy. J Non-Equilibrium Thermodyn. 2010 Jan;35(2):1–26. </w:t>
      </w:r>
    </w:p>
    <w:p w14:paraId="33AC8FF8"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10. </w:t>
      </w:r>
      <w:r w:rsidRPr="00B526B1">
        <w:rPr>
          <w:rFonts w:ascii="Calibri" w:hAnsi="Calibri"/>
          <w:noProof/>
        </w:rPr>
        <w:tab/>
        <w:t xml:space="preserve">Saunders HD. Recent Evidence for Large Rebound: Elucidating the Drivers and their Implications for Climate Change Models. Energy J. 2015;36(1):23–48. </w:t>
      </w:r>
    </w:p>
    <w:p w14:paraId="7E1BDD1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 </w:t>
      </w:r>
      <w:r w:rsidRPr="00B526B1">
        <w:rPr>
          <w:rFonts w:ascii="Calibri" w:hAnsi="Calibri"/>
          <w:noProof/>
        </w:rPr>
        <w:tab/>
        <w:t xml:space="preserve">Wei T. Impact of energy efficiency gains on output and energy use with Cobb–Douglas production function. Energy Policy. 2007 Apr;35(4):2023–30. </w:t>
      </w:r>
    </w:p>
    <w:p w14:paraId="0DFD4D1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 </w:t>
      </w:r>
      <w:r w:rsidRPr="00B526B1">
        <w:rPr>
          <w:rFonts w:ascii="Calibri" w:hAnsi="Calibri"/>
          <w:noProof/>
        </w:rPr>
        <w:tab/>
        <w:t xml:space="preserve">Fröling M. Energy use, population and growth, 1800-1970. J Popul Econ. 2011;24:1133–63. </w:t>
      </w:r>
    </w:p>
    <w:p w14:paraId="49842D5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 </w:t>
      </w:r>
      <w:r w:rsidRPr="00B526B1">
        <w:rPr>
          <w:rFonts w:ascii="Calibri" w:hAnsi="Calibri"/>
          <w:noProof/>
        </w:rPr>
        <w:tab/>
        <w:t xml:space="preserve">Lu Y, Stern DI. Substitutability and the Cost of Climate Mitigation Policy. Energy Procedia. Elsevier B.V.; 2014;61 (2014):1622–5. </w:t>
      </w:r>
    </w:p>
    <w:p w14:paraId="6ECB902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14. </w:t>
      </w:r>
      <w:r w:rsidRPr="00B526B1">
        <w:rPr>
          <w:rFonts w:ascii="Calibri" w:hAnsi="Calibri"/>
          <w:noProof/>
        </w:rPr>
        <w:tab/>
        <w:t xml:space="preserve">Saunders HD. Fuel conserving (and using) production functions. Energy Econ. 2008;30:2184–235. </w:t>
      </w:r>
    </w:p>
    <w:p w14:paraId="12673C69"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15. </w:t>
      </w:r>
      <w:r w:rsidRPr="00B526B1">
        <w:rPr>
          <w:rFonts w:ascii="Calibri" w:hAnsi="Calibri"/>
          <w:noProof/>
        </w:rPr>
        <w:tab/>
        <w:t xml:space="preserve">Henningsen A, Henningsen G. Econometric Estimation of the “Constant Elasticity of Substitution” Function in R: Package micEconCES. Univ Copenhagen - Inst Food Resour Econ FOI Work Pap 2011/9. 2011; </w:t>
      </w:r>
    </w:p>
    <w:p w14:paraId="1D8539D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16. </w:t>
      </w:r>
      <w:r w:rsidRPr="00B526B1">
        <w:rPr>
          <w:rFonts w:ascii="Calibri" w:hAnsi="Calibri"/>
          <w:noProof/>
        </w:rPr>
        <w:tab/>
        <w:t xml:space="preserve">Klump R, Preissler H. CES Production Functions and Economic Growth. Scand J Econ. 2000;102(1):41–56. </w:t>
      </w:r>
    </w:p>
    <w:p w14:paraId="1B08178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17. </w:t>
      </w:r>
      <w:r w:rsidRPr="00B526B1">
        <w:rPr>
          <w:rFonts w:ascii="Calibri" w:hAnsi="Calibri"/>
          <w:noProof/>
        </w:rPr>
        <w:tab/>
        <w:t xml:space="preserve">Shen K, Whalley J. Capital-Labor-Energy Substitution in Nested CES production Functions for China. NBER Work Pap 19104. 2013; </w:t>
      </w:r>
    </w:p>
    <w:p w14:paraId="207BD25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18. </w:t>
      </w:r>
      <w:r w:rsidRPr="00B526B1">
        <w:rPr>
          <w:rFonts w:ascii="Calibri" w:hAnsi="Calibri"/>
          <w:noProof/>
        </w:rPr>
        <w:tab/>
        <w:t xml:space="preserve">Zha D, Zhou D. The elasticity of substitution and the way of nesting CES production function with emphasis on energy input. Appl Energy. Elsevier Ltd; 2014;130:793–8. </w:t>
      </w:r>
    </w:p>
    <w:p w14:paraId="494118D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19. </w:t>
      </w:r>
      <w:r w:rsidRPr="00B526B1">
        <w:rPr>
          <w:rFonts w:ascii="Calibri" w:hAnsi="Calibri"/>
          <w:noProof/>
        </w:rPr>
        <w:tab/>
        <w:t xml:space="preserve">Temple J. The calibration of CES production functions. J Macroecon. Elsevier Inc.; 2012;34:294–303. </w:t>
      </w:r>
    </w:p>
    <w:p w14:paraId="6162C3A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20. </w:t>
      </w:r>
      <w:r w:rsidRPr="00B526B1">
        <w:rPr>
          <w:rFonts w:ascii="Calibri" w:hAnsi="Calibri"/>
          <w:noProof/>
        </w:rPr>
        <w:tab/>
        <w:t xml:space="preserve">Lloyd PJ. The Origins of the von Thünen-Mill-Wiksell-Cobb-Douglas Function. Hist Polit Econ. 2001;33(1):1–19. </w:t>
      </w:r>
    </w:p>
    <w:p w14:paraId="24F8A57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21. </w:t>
      </w:r>
      <w:r w:rsidRPr="00B526B1">
        <w:rPr>
          <w:rFonts w:ascii="Calibri" w:hAnsi="Calibri"/>
          <w:noProof/>
        </w:rPr>
        <w:tab/>
        <w:t xml:space="preserve">Cobb C, Douglas P. A theory of production. Am Econ Rev. 1928;18(139-165). </w:t>
      </w:r>
    </w:p>
    <w:p w14:paraId="71F0071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22. </w:t>
      </w:r>
      <w:r w:rsidRPr="00B526B1">
        <w:rPr>
          <w:rFonts w:ascii="Calibri" w:hAnsi="Calibri"/>
          <w:noProof/>
        </w:rPr>
        <w:tab/>
        <w:t xml:space="preserve">Arrow K, Cheney H, Minhas C, Solow R. Capital-Labor Substitution and Economic Efficiency. Rev Econ Stat. 1961;43(3):225–50. </w:t>
      </w:r>
    </w:p>
    <w:p w14:paraId="204BEC4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23. </w:t>
      </w:r>
      <w:r w:rsidRPr="00B526B1">
        <w:rPr>
          <w:rFonts w:ascii="Calibri" w:hAnsi="Calibri"/>
          <w:noProof/>
        </w:rPr>
        <w:tab/>
        <w:t xml:space="preserve">Crafts N. Solow and Growth Accounting: A Perspective from Quantitative Economics History. Conf Pap - HOPE Conf Robert Solow Dev Growth Econ Duke Univ April 2008. 2008; </w:t>
      </w:r>
    </w:p>
    <w:p w14:paraId="1BB4E04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24. </w:t>
      </w:r>
      <w:r w:rsidRPr="00B526B1">
        <w:rPr>
          <w:rFonts w:ascii="Calibri" w:hAnsi="Calibri"/>
          <w:noProof/>
        </w:rPr>
        <w:tab/>
        <w:t xml:space="preserve">Denison EF. The Sources of Economic Growth in the United States and the Alternatives Before Us. Suppl Pap No 13, New York Comm Econ Dev. 1962; </w:t>
      </w:r>
    </w:p>
    <w:p w14:paraId="050CADE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25. </w:t>
      </w:r>
      <w:r w:rsidRPr="00B526B1">
        <w:rPr>
          <w:rFonts w:ascii="Calibri" w:hAnsi="Calibri"/>
          <w:noProof/>
        </w:rPr>
        <w:tab/>
        <w:t xml:space="preserve">Jorgenson DW, Griliches Z. The explanation of productivity change. Rev Econ Stud. 1967;249–83. </w:t>
      </w:r>
    </w:p>
    <w:p w14:paraId="527853E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26. </w:t>
      </w:r>
      <w:r w:rsidRPr="00B526B1">
        <w:rPr>
          <w:rFonts w:ascii="Calibri" w:hAnsi="Calibri"/>
          <w:noProof/>
        </w:rPr>
        <w:tab/>
        <w:t xml:space="preserve">Chirinko RS. Sigma: The long and short of it. J Macroecon. 2008;30:671–86. </w:t>
      </w:r>
    </w:p>
    <w:p w14:paraId="6D37AEB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27. </w:t>
      </w:r>
      <w:r w:rsidRPr="00B526B1">
        <w:rPr>
          <w:rFonts w:ascii="Calibri" w:hAnsi="Calibri"/>
          <w:noProof/>
        </w:rPr>
        <w:tab/>
        <w:t xml:space="preserve">Palivos T. Comment on “Sigma: The long and short of it.” J Macroecon. 2008;30:687–90. </w:t>
      </w:r>
    </w:p>
    <w:p w14:paraId="0C368E9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28. </w:t>
      </w:r>
      <w:r w:rsidRPr="00B526B1">
        <w:rPr>
          <w:rFonts w:ascii="Calibri" w:hAnsi="Calibri"/>
          <w:noProof/>
        </w:rPr>
        <w:tab/>
        <w:t xml:space="preserve">Groth BC, Gutierrez-domenech M, Srinivasan S. Measuring total factor productivity for the United Kingdom. Bank Engl Q Bull Spring 2004. 2004;63–73. </w:t>
      </w:r>
    </w:p>
    <w:p w14:paraId="240987F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29. </w:t>
      </w:r>
      <w:r w:rsidRPr="00B526B1">
        <w:rPr>
          <w:rFonts w:ascii="Calibri" w:hAnsi="Calibri"/>
          <w:noProof/>
        </w:rPr>
        <w:tab/>
        <w:t xml:space="preserve">Fernald J, Neiman B. Growth Accounting with Misallocation: Or, Doing Less with More in Singapore. Fed Reserv Bank San Fr - Work Pap 2010-18. 2010;1–49. </w:t>
      </w:r>
    </w:p>
    <w:p w14:paraId="1CB28074"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30. </w:t>
      </w:r>
      <w:r w:rsidRPr="00B526B1">
        <w:rPr>
          <w:rFonts w:ascii="Calibri" w:hAnsi="Calibri"/>
          <w:noProof/>
        </w:rPr>
        <w:tab/>
        <w:t xml:space="preserve">Chow GC, Li K-W. China’s Economic Growth: 1952 – 2010. Econ Dev Cult Change. 2002;51(1):247–56. </w:t>
      </w:r>
    </w:p>
    <w:p w14:paraId="06F6949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31. </w:t>
      </w:r>
      <w:r w:rsidRPr="00B526B1">
        <w:rPr>
          <w:rFonts w:ascii="Calibri" w:hAnsi="Calibri"/>
          <w:noProof/>
        </w:rPr>
        <w:tab/>
        <w:t xml:space="preserve">Baier SL, Dwyer-Jr GP, Tamura R. How Important Are Capital and Total Factor Productivity for Economic Growth? Fed Bank Reserv Atlanta Work Pap 2002-2a. 2002; </w:t>
      </w:r>
    </w:p>
    <w:p w14:paraId="3CAE61E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32. </w:t>
      </w:r>
      <w:r w:rsidRPr="00B526B1">
        <w:rPr>
          <w:rFonts w:ascii="Calibri" w:hAnsi="Calibri"/>
          <w:noProof/>
        </w:rPr>
        <w:tab/>
        <w:t xml:space="preserve">Werf E Van Der. Production functions for climate policy modeling: An empirical analysis. Energy Econ. 2008;30:2964–79. </w:t>
      </w:r>
    </w:p>
    <w:p w14:paraId="08EDE17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33. </w:t>
      </w:r>
      <w:r w:rsidRPr="00B526B1">
        <w:rPr>
          <w:rFonts w:ascii="Calibri" w:hAnsi="Calibri"/>
          <w:noProof/>
        </w:rPr>
        <w:tab/>
        <w:t xml:space="preserve">Desai P. Total factor productivity in postwar Soviet industry and its branches. J Comp Econ. 1985;9:1–23. </w:t>
      </w:r>
    </w:p>
    <w:p w14:paraId="28EF34D9"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34. </w:t>
      </w:r>
      <w:r w:rsidRPr="00B526B1">
        <w:rPr>
          <w:rFonts w:ascii="Calibri" w:hAnsi="Calibri"/>
          <w:noProof/>
        </w:rPr>
        <w:tab/>
        <w:t xml:space="preserve">Denison EF. Accounting for slower economic growth: the United States in the 1970’s. Brookings Inst Press. 1979; </w:t>
      </w:r>
    </w:p>
    <w:p w14:paraId="7BCB3F8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35. </w:t>
      </w:r>
      <w:r w:rsidRPr="00B526B1">
        <w:rPr>
          <w:rFonts w:ascii="Calibri" w:hAnsi="Calibri"/>
          <w:noProof/>
        </w:rPr>
        <w:tab/>
        <w:t xml:space="preserve">Hulten CR. Total Factor Productivity: A Short Biography. In: Hulten CR, Dean ER, Harper MJ, editors. New Dev Product Anal. Chicago: University of Chicago Press; 2001. p. 1–55. </w:t>
      </w:r>
    </w:p>
    <w:p w14:paraId="3F50D79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36. </w:t>
      </w:r>
      <w:r w:rsidRPr="00B526B1">
        <w:rPr>
          <w:rFonts w:ascii="Calibri" w:hAnsi="Calibri"/>
          <w:noProof/>
        </w:rPr>
        <w:tab/>
        <w:t xml:space="preserve">Autor DH, Katz LF, Kearney MS. The polarization of the U.S. labor market. Natl Bur Econ Res Work Pap 11986 Available www.nber.org/papers/w11986. 2006; </w:t>
      </w:r>
    </w:p>
    <w:p w14:paraId="1B6B828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37. </w:t>
      </w:r>
      <w:r w:rsidRPr="00B526B1">
        <w:rPr>
          <w:rFonts w:ascii="Calibri" w:hAnsi="Calibri"/>
          <w:noProof/>
        </w:rPr>
        <w:tab/>
        <w:t xml:space="preserve">Long K, Franklin M. Multi–factor productivity: estimates for 1994-2008. Econ Labour Mark Rev. 2010;4(9):67–72. </w:t>
      </w:r>
    </w:p>
    <w:p w14:paraId="067AC07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38. </w:t>
      </w:r>
      <w:r w:rsidRPr="00B526B1">
        <w:rPr>
          <w:rFonts w:ascii="Calibri" w:hAnsi="Calibri"/>
          <w:noProof/>
        </w:rPr>
        <w:tab/>
        <w:t xml:space="preserve">Hájková D, Hurník J. Cobb-Douglas production function: The case of a converging economy. Czech J Econ Financ. 2007;57(9):465–76. </w:t>
      </w:r>
    </w:p>
    <w:p w14:paraId="2E359BA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39. </w:t>
      </w:r>
      <w:r w:rsidRPr="00B526B1">
        <w:rPr>
          <w:rFonts w:ascii="Calibri" w:hAnsi="Calibri"/>
          <w:noProof/>
        </w:rPr>
        <w:tab/>
        <w:t xml:space="preserve">Rasch RH, Tatom JA. Energy Resources and Potential GNP. Fed Reserv Bank St Louis Rev June 1977. 1977;10–24. </w:t>
      </w:r>
    </w:p>
    <w:p w14:paraId="59A0042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40. </w:t>
      </w:r>
      <w:r w:rsidRPr="00B526B1">
        <w:rPr>
          <w:rFonts w:ascii="Calibri" w:hAnsi="Calibri"/>
          <w:noProof/>
        </w:rPr>
        <w:tab/>
        <w:t xml:space="preserve">Renshaw EF. Energy efficiency and the slump in labour productivity in the USA. Energy Econ. 1981;3:36–42. </w:t>
      </w:r>
    </w:p>
    <w:p w14:paraId="6ACCC48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41. </w:t>
      </w:r>
      <w:r w:rsidRPr="00B526B1">
        <w:rPr>
          <w:rFonts w:ascii="Calibri" w:hAnsi="Calibri"/>
          <w:noProof/>
        </w:rPr>
        <w:tab/>
        <w:t xml:space="preserve">Yuan C, Liu S, Wu J. Research on energy-saving effect of technological progress based on Cobb-Douglas production function. Energy Policy. Elsevier; 2009;37(8):2842–6. </w:t>
      </w:r>
    </w:p>
    <w:p w14:paraId="4C9D5AB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42. </w:t>
      </w:r>
      <w:r w:rsidRPr="00B526B1">
        <w:rPr>
          <w:rFonts w:ascii="Calibri" w:hAnsi="Calibri"/>
          <w:noProof/>
        </w:rPr>
        <w:tab/>
        <w:t xml:space="preserve">Capalbo SM, Denny MGS. Testing Long-Run Productivity Models for the Canadian and U.S. Agricultural Sectors. Am J Agric Econ. 1986;68:615–25. </w:t>
      </w:r>
    </w:p>
    <w:p w14:paraId="4BAF1F1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43. </w:t>
      </w:r>
      <w:r w:rsidRPr="00B526B1">
        <w:rPr>
          <w:rFonts w:ascii="Calibri" w:hAnsi="Calibri"/>
          <w:noProof/>
        </w:rPr>
        <w:tab/>
        <w:t xml:space="preserve">Koesler S, Schymura M. Substitution Elasticities in a CES Production Framework. An Empirical Analysis on the Basis of Non-Linear Least Squares Estimations. ZEW Discuss Pap No 12-007. 2012;0–20. </w:t>
      </w:r>
    </w:p>
    <w:p w14:paraId="184876B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44. </w:t>
      </w:r>
      <w:r w:rsidRPr="00B526B1">
        <w:rPr>
          <w:rFonts w:ascii="Calibri" w:hAnsi="Calibri"/>
          <w:noProof/>
        </w:rPr>
        <w:tab/>
        <w:t xml:space="preserve">Prais Z. A new look at real money balances as a variable in the production function. J Money, Credit Bank. 1975;7(4):535–43. </w:t>
      </w:r>
    </w:p>
    <w:p w14:paraId="2EFE4D2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45. </w:t>
      </w:r>
      <w:r w:rsidRPr="00B526B1">
        <w:rPr>
          <w:rFonts w:ascii="Calibri" w:hAnsi="Calibri"/>
          <w:noProof/>
        </w:rPr>
        <w:tab/>
        <w:t xml:space="preserve">Khan AHA, Ahmad M. Real Money Balances in the Production Function of a Developing Country. Rev Econ Stat. 1985;67(2):336–40. </w:t>
      </w:r>
    </w:p>
    <w:p w14:paraId="6CE1A2E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46. </w:t>
      </w:r>
      <w:r w:rsidRPr="00B526B1">
        <w:rPr>
          <w:rFonts w:ascii="Calibri" w:hAnsi="Calibri"/>
          <w:noProof/>
        </w:rPr>
        <w:tab/>
        <w:t xml:space="preserve">Mishra SK. A Brief History of Production Functions. IUP J Manag Econ. 2010;VIII(4):6–34. </w:t>
      </w:r>
    </w:p>
    <w:p w14:paraId="2732A54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47. </w:t>
      </w:r>
      <w:r w:rsidRPr="00B526B1">
        <w:rPr>
          <w:rFonts w:ascii="Calibri" w:hAnsi="Calibri"/>
          <w:noProof/>
        </w:rPr>
        <w:tab/>
        <w:t xml:space="preserve">Robinson J. The Production Function and the Theory of Capital. Rev Econ Stud. 1953;21:81–106. </w:t>
      </w:r>
    </w:p>
    <w:p w14:paraId="5CFB3AE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48. </w:t>
      </w:r>
      <w:r w:rsidRPr="00B526B1">
        <w:rPr>
          <w:rFonts w:ascii="Calibri" w:hAnsi="Calibri"/>
          <w:noProof/>
        </w:rPr>
        <w:tab/>
        <w:t xml:space="preserve">Fisher FM. The Existence of Aggregate Production Functions. Econometrica. 1969;37(4):553–77. </w:t>
      </w:r>
    </w:p>
    <w:p w14:paraId="2D10A7C2"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49. </w:t>
      </w:r>
      <w:r w:rsidRPr="00B526B1">
        <w:rPr>
          <w:rFonts w:ascii="Calibri" w:hAnsi="Calibri"/>
          <w:noProof/>
        </w:rPr>
        <w:tab/>
        <w:t xml:space="preserve">Shaikh A. Laws of Production and Laws of Algebra: The Humbug Production Function. Rev Econ Stat. 1974;56(1):115–20. </w:t>
      </w:r>
    </w:p>
    <w:p w14:paraId="73009B8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50. </w:t>
      </w:r>
      <w:r w:rsidRPr="00B526B1">
        <w:rPr>
          <w:rFonts w:ascii="Calibri" w:hAnsi="Calibri"/>
          <w:noProof/>
        </w:rPr>
        <w:tab/>
        <w:t xml:space="preserve">Felipe J, McCombie JSL. The CES Production Function, the accounting identity, and Occam’s razor. Appl Econ. 2001;33:1221–32. </w:t>
      </w:r>
    </w:p>
    <w:p w14:paraId="795AC8D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51. </w:t>
      </w:r>
      <w:r w:rsidRPr="00B526B1">
        <w:rPr>
          <w:rFonts w:ascii="Calibri" w:hAnsi="Calibri"/>
          <w:noProof/>
        </w:rPr>
        <w:tab/>
        <w:t xml:space="preserve">Felipe J, Holz CA. Why do Aggregate Production Functions Work? Fisher’s simulations , Shaikh's identity and some new results. Int Rev Appl Econ. 2001;15(3):261–85. </w:t>
      </w:r>
    </w:p>
    <w:p w14:paraId="2AD8525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52. </w:t>
      </w:r>
      <w:r w:rsidRPr="00B526B1">
        <w:rPr>
          <w:rFonts w:ascii="Calibri" w:hAnsi="Calibri"/>
          <w:noProof/>
        </w:rPr>
        <w:tab/>
        <w:t xml:space="preserve">Felipe J, Adams FG. A Theory of Production: the estimation of the Cobb-Douglas Function: A Retrospective View. East Econ J. 2005;31(3):427–45. </w:t>
      </w:r>
    </w:p>
    <w:p w14:paraId="47DC039D"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53. </w:t>
      </w:r>
      <w:r w:rsidRPr="00B526B1">
        <w:rPr>
          <w:rFonts w:ascii="Calibri" w:hAnsi="Calibri"/>
          <w:noProof/>
        </w:rPr>
        <w:tab/>
        <w:t xml:space="preserve">Kümmel R. Environmental Innovation and Societal Transitions Why energy’s economic weight is much larger than its cost share. Environ Innov Soc Transitions. Elsevier B.V.; 2013;9:33–7. </w:t>
      </w:r>
    </w:p>
    <w:p w14:paraId="5E836B5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54. </w:t>
      </w:r>
      <w:r w:rsidRPr="00B526B1">
        <w:rPr>
          <w:rFonts w:ascii="Calibri" w:hAnsi="Calibri"/>
          <w:noProof/>
        </w:rPr>
        <w:tab/>
        <w:t xml:space="preserve">Stern DI. Energy and economic growth in the USA: A multivariate approach. Energy Econ. 1993;15(2):137–50. </w:t>
      </w:r>
    </w:p>
    <w:p w14:paraId="72BA93A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55. </w:t>
      </w:r>
      <w:r w:rsidRPr="00B526B1">
        <w:rPr>
          <w:rFonts w:ascii="Calibri" w:hAnsi="Calibri"/>
          <w:noProof/>
        </w:rPr>
        <w:tab/>
        <w:t xml:space="preserve">Bruns SB, Gross C, Stern DI. Is There Really Granger Causality Between Energy Use and Output? Q J IAEE’s Energy Econ Educ Found. 2014;35(4). </w:t>
      </w:r>
    </w:p>
    <w:p w14:paraId="7ABEF80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56. </w:t>
      </w:r>
      <w:r w:rsidRPr="00B526B1">
        <w:rPr>
          <w:rFonts w:ascii="Calibri" w:hAnsi="Calibri"/>
          <w:noProof/>
        </w:rPr>
        <w:tab/>
        <w:t xml:space="preserve">Kalimeris P, Richardson C, Bithas K. A meta-analysis investigation of the direction of the energy-GDP causal relationship: implications for the growth-degrowth dialogue. J Clean Prod. Elsevier Ltd; 2014 Mar;67:1–13. </w:t>
      </w:r>
    </w:p>
    <w:p w14:paraId="0B3D411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57. </w:t>
      </w:r>
      <w:r w:rsidRPr="00B526B1">
        <w:rPr>
          <w:rFonts w:ascii="Calibri" w:hAnsi="Calibri"/>
          <w:noProof/>
        </w:rPr>
        <w:tab/>
        <w:t xml:space="preserve">Feldstein MS. Specification of the Labour Input in the Aggregate Production Function. Rev Econ Stud. 1967;34(4):375–86. </w:t>
      </w:r>
    </w:p>
    <w:p w14:paraId="47F7CE0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58. </w:t>
      </w:r>
      <w:r w:rsidRPr="00B526B1">
        <w:rPr>
          <w:rFonts w:ascii="Calibri" w:hAnsi="Calibri"/>
          <w:noProof/>
        </w:rPr>
        <w:tab/>
        <w:t xml:space="preserve">Fisk PR. The Estimation of Marginal Product from a Cobb-Douglas Production Function. Econometrica. 1966;34(1):162–72. </w:t>
      </w:r>
    </w:p>
    <w:p w14:paraId="08A7A9E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59. </w:t>
      </w:r>
      <w:r w:rsidRPr="00B526B1">
        <w:rPr>
          <w:rFonts w:ascii="Calibri" w:hAnsi="Calibri"/>
          <w:noProof/>
        </w:rPr>
        <w:tab/>
        <w:t xml:space="preserve">Hayami Y, Ruttan VW. Agricultural Productivity Differences Among Countries. Am Econ Rev (AER), 60(5), 895 - 911. 1970;60(5):895–911. </w:t>
      </w:r>
    </w:p>
    <w:p w14:paraId="232CCD3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60. </w:t>
      </w:r>
      <w:r w:rsidRPr="00B526B1">
        <w:rPr>
          <w:rFonts w:ascii="Calibri" w:hAnsi="Calibri"/>
          <w:noProof/>
        </w:rPr>
        <w:tab/>
        <w:t xml:space="preserve">Ulveling E, Fletcher L. A Cobb-Douglas Production Function with Variable Returns to Scale. Am J Agric Econ. 1970;52(2):322–6. </w:t>
      </w:r>
    </w:p>
    <w:p w14:paraId="08C9A4D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61. </w:t>
      </w:r>
      <w:r w:rsidRPr="00B526B1">
        <w:rPr>
          <w:rFonts w:ascii="Calibri" w:hAnsi="Calibri"/>
          <w:noProof/>
        </w:rPr>
        <w:tab/>
        <w:t xml:space="preserve">Uri ND. The impact of technical change on the aggregate production function. Appl Econ. 1984;16(4):555–67. </w:t>
      </w:r>
    </w:p>
    <w:p w14:paraId="3AC5176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62. </w:t>
      </w:r>
      <w:r w:rsidRPr="00B526B1">
        <w:rPr>
          <w:rFonts w:ascii="Calibri" w:hAnsi="Calibri"/>
          <w:noProof/>
        </w:rPr>
        <w:tab/>
        <w:t xml:space="preserve">Mankiw NG, Romer D, Weil DN. A contribution to the Empirics of Economics Growth. NBER Work Pap No 3541. 1990; </w:t>
      </w:r>
    </w:p>
    <w:p w14:paraId="3620BC9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63. </w:t>
      </w:r>
      <w:r w:rsidRPr="00B526B1">
        <w:rPr>
          <w:rFonts w:ascii="Calibri" w:hAnsi="Calibri"/>
          <w:noProof/>
        </w:rPr>
        <w:tab/>
        <w:t xml:space="preserve">Finn MG. Variance properties of Solow’s productivity residual and their cyclical implications. J Econ Dyn Control. 1995;19:1249–81. </w:t>
      </w:r>
    </w:p>
    <w:p w14:paraId="20EEC5D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64. </w:t>
      </w:r>
      <w:r w:rsidRPr="00B526B1">
        <w:rPr>
          <w:rFonts w:ascii="Calibri" w:hAnsi="Calibri"/>
          <w:noProof/>
        </w:rPr>
        <w:tab/>
        <w:t xml:space="preserve">Dougherty C, Jorgenson DW. International Comparisons of the Sources of Economic Growth. Am Econ Rev. 1996;86(2). </w:t>
      </w:r>
    </w:p>
    <w:p w14:paraId="0328A7A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65. </w:t>
      </w:r>
      <w:r w:rsidRPr="00B526B1">
        <w:rPr>
          <w:rFonts w:ascii="Calibri" w:hAnsi="Calibri"/>
          <w:noProof/>
        </w:rPr>
        <w:tab/>
        <w:t xml:space="preserve">Kalirajan KP, Obwona MB, Zhao S. A Decomposition of Total Factor Productivity Growth: The Case of Chinese Agricultural Growth before and after Reforms. Am J Agric Econ. 1996 May;78(2):331–8. </w:t>
      </w:r>
    </w:p>
    <w:p w14:paraId="49B50770"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66. </w:t>
      </w:r>
      <w:r w:rsidRPr="00B526B1">
        <w:rPr>
          <w:rFonts w:ascii="Calibri" w:hAnsi="Calibri"/>
          <w:noProof/>
        </w:rPr>
        <w:tab/>
        <w:t xml:space="preserve">Hall RE, Jones CI. Why do some countries produce so much more output per worker than others? Q J Econ. 1999;114(1):83–116. </w:t>
      </w:r>
    </w:p>
    <w:p w14:paraId="40EB35F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67. </w:t>
      </w:r>
      <w:r w:rsidRPr="00B526B1">
        <w:rPr>
          <w:rFonts w:ascii="Calibri" w:hAnsi="Calibri"/>
          <w:noProof/>
        </w:rPr>
        <w:tab/>
        <w:t xml:space="preserve">Garcia-Milà T, McGuire TJ. The contribution of publicly provided inputs to states’ economies. Reg Sci Urban Econ. 1992;22:229–41. </w:t>
      </w:r>
    </w:p>
    <w:p w14:paraId="1A834E1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68. </w:t>
      </w:r>
      <w:r w:rsidRPr="00B526B1">
        <w:rPr>
          <w:rFonts w:ascii="Calibri" w:hAnsi="Calibri"/>
          <w:noProof/>
        </w:rPr>
        <w:tab/>
        <w:t xml:space="preserve">Kalaitzidakis P, Korniotiis G. The Solow growth model: vector autoregression (VAR) and cross-section times-series. Appl Econ. 2000;32:737–47. </w:t>
      </w:r>
    </w:p>
    <w:p w14:paraId="3A582CD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69. </w:t>
      </w:r>
      <w:r w:rsidRPr="00B526B1">
        <w:rPr>
          <w:rFonts w:ascii="Calibri" w:hAnsi="Calibri"/>
          <w:noProof/>
        </w:rPr>
        <w:tab/>
        <w:t xml:space="preserve">Caselli F. Accounting for Cross-Country Income Differences. Cent Econ Perform CEP Discuss Pap No 667. 2005;1–69. </w:t>
      </w:r>
    </w:p>
    <w:p w14:paraId="63BBFA9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70. </w:t>
      </w:r>
      <w:r w:rsidRPr="00B526B1">
        <w:rPr>
          <w:rFonts w:ascii="Calibri" w:hAnsi="Calibri"/>
          <w:noProof/>
        </w:rPr>
        <w:tab/>
        <w:t xml:space="preserve">Vouvaki D, Xepapadeas A. Total Factor Productivity Growth when Factors of Production Generate Environmental Externalities. Munich Pers RePEc Arch - MPRA Pap No 10237. 2008;1–31. </w:t>
      </w:r>
    </w:p>
    <w:p w14:paraId="3D8909D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71. </w:t>
      </w:r>
      <w:r w:rsidRPr="00B526B1">
        <w:rPr>
          <w:rFonts w:ascii="Calibri" w:hAnsi="Calibri"/>
          <w:noProof/>
        </w:rPr>
        <w:tab/>
        <w:t xml:space="preserve">Martin W, Mitra D. Productivity Growth and Convergence in Agriculture versus Manufacturing. Econ Dev Cult Change. 2001;49(2):403–22. </w:t>
      </w:r>
    </w:p>
    <w:p w14:paraId="4D4C0DB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72. </w:t>
      </w:r>
      <w:r w:rsidRPr="00B526B1">
        <w:rPr>
          <w:rFonts w:ascii="Calibri" w:hAnsi="Calibri"/>
          <w:noProof/>
        </w:rPr>
        <w:tab/>
        <w:t xml:space="preserve">The Conference Board. Projecting Global Growth. Economics Working Papers, EPWP #12-02; 2012. </w:t>
      </w:r>
    </w:p>
    <w:p w14:paraId="79B6382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73. </w:t>
      </w:r>
      <w:r w:rsidRPr="00B526B1">
        <w:rPr>
          <w:rFonts w:ascii="Calibri" w:hAnsi="Calibri"/>
          <w:noProof/>
        </w:rPr>
        <w:tab/>
        <w:t xml:space="preserve">Daude C. Understanding Solow Residuals in Latin America. Economia. 2014;13(2):109–38. </w:t>
      </w:r>
    </w:p>
    <w:p w14:paraId="5E95563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74. </w:t>
      </w:r>
      <w:r w:rsidRPr="00B526B1">
        <w:rPr>
          <w:rFonts w:ascii="Calibri" w:hAnsi="Calibri"/>
          <w:noProof/>
        </w:rPr>
        <w:tab/>
        <w:t xml:space="preserve">Kotowitz Y. Capital-Labour Substitution in Canadian Manufacturing 1926-39 and 1946-61. Can J Econ. 1968;1(3):619–32. </w:t>
      </w:r>
    </w:p>
    <w:p w14:paraId="22191CE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75. </w:t>
      </w:r>
      <w:r w:rsidRPr="00B526B1">
        <w:rPr>
          <w:rFonts w:ascii="Calibri" w:hAnsi="Calibri"/>
          <w:noProof/>
        </w:rPr>
        <w:tab/>
        <w:t xml:space="preserve">Zarembka P. On the empirical relevance of CES Production Function. Rev Econ Stat. 1970;52(1):47–53. </w:t>
      </w:r>
    </w:p>
    <w:p w14:paraId="38758D4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76. </w:t>
      </w:r>
      <w:r w:rsidRPr="00B526B1">
        <w:rPr>
          <w:rFonts w:ascii="Calibri" w:hAnsi="Calibri"/>
          <w:noProof/>
        </w:rPr>
        <w:tab/>
        <w:t xml:space="preserve">O’Donnell AT, Swales JK. Factor Substitution, the C.E.S. Production Function and U.K. Regional Economics. Oxf Econ Pap. 1979;31(3):460–76. </w:t>
      </w:r>
    </w:p>
    <w:p w14:paraId="10B89BD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77. </w:t>
      </w:r>
      <w:r w:rsidRPr="00B526B1">
        <w:rPr>
          <w:rFonts w:ascii="Calibri" w:hAnsi="Calibri"/>
          <w:noProof/>
        </w:rPr>
        <w:tab/>
        <w:t xml:space="preserve">Desai P, Martin R. Efficiency Loss From Resource Misallocation in Soviet Industry. Q J Econ. 1983;98(3):441–56. </w:t>
      </w:r>
    </w:p>
    <w:p w14:paraId="153FDE9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78. </w:t>
      </w:r>
      <w:r w:rsidRPr="00B526B1">
        <w:rPr>
          <w:rFonts w:ascii="Calibri" w:hAnsi="Calibri"/>
          <w:noProof/>
        </w:rPr>
        <w:tab/>
        <w:t xml:space="preserve">Rusek A. Industrial Growth in Czechoslovakia 1971-1985: Total Factor Productivity and Capital-Labor Substitution. J Comp Econ. 1989;13:301–13. </w:t>
      </w:r>
    </w:p>
    <w:p w14:paraId="4E4B7CB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79. </w:t>
      </w:r>
      <w:r w:rsidRPr="00B526B1">
        <w:rPr>
          <w:rFonts w:ascii="Calibri" w:hAnsi="Calibri"/>
          <w:noProof/>
        </w:rPr>
        <w:tab/>
        <w:t xml:space="preserve">Easterly W, Fischer S. The soviet economic decline. World Bank Econ Rev. 1995;9:341–71. </w:t>
      </w:r>
    </w:p>
    <w:p w14:paraId="40FBFF8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80. </w:t>
      </w:r>
      <w:r w:rsidRPr="00B526B1">
        <w:rPr>
          <w:rFonts w:ascii="Calibri" w:hAnsi="Calibri"/>
          <w:noProof/>
        </w:rPr>
        <w:tab/>
        <w:t xml:space="preserve">Kemfert C. Estimated substitution elasticities of a nested CES production function approach for Germany. Energy Econ. 1998;20:249–64. </w:t>
      </w:r>
    </w:p>
    <w:p w14:paraId="1E86945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81. </w:t>
      </w:r>
      <w:r w:rsidRPr="00B526B1">
        <w:rPr>
          <w:rFonts w:ascii="Calibri" w:hAnsi="Calibri"/>
          <w:noProof/>
        </w:rPr>
        <w:tab/>
        <w:t xml:space="preserve">Gohin A, Hertel T. A note on the CES functional form and its use in the GTAP model. GTAP Res Memo No 2 Available https//www.gtap.agecon.purdue.edu/resources/download/1610.pdf. 2001; </w:t>
      </w:r>
    </w:p>
    <w:p w14:paraId="2BF6A81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82. </w:t>
      </w:r>
      <w:r w:rsidRPr="00B526B1">
        <w:rPr>
          <w:rFonts w:ascii="Calibri" w:hAnsi="Calibri"/>
          <w:noProof/>
        </w:rPr>
        <w:tab/>
        <w:t xml:space="preserve">Bonga-Bonga L. The South African Aggregate Production Function: Estimation of the Constant Elasticity of Substitution Function. South African J Econ. 2009;77(2):332–49. </w:t>
      </w:r>
    </w:p>
    <w:p w14:paraId="309AB72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83. </w:t>
      </w:r>
      <w:r w:rsidRPr="00B526B1">
        <w:rPr>
          <w:rFonts w:ascii="Calibri" w:hAnsi="Calibri"/>
          <w:noProof/>
        </w:rPr>
        <w:tab/>
        <w:t xml:space="preserve">Duffy J, Papageorgiou C. A Cross-Country Empirical Investigation of the Aggregate Production Function Specification. J Econ Growth. 2000;5(March 2000):87–120. </w:t>
      </w:r>
    </w:p>
    <w:p w14:paraId="3A70E2E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84. </w:t>
      </w:r>
      <w:r w:rsidRPr="00B526B1">
        <w:rPr>
          <w:rFonts w:ascii="Calibri" w:hAnsi="Calibri"/>
          <w:noProof/>
        </w:rPr>
        <w:tab/>
        <w:t xml:space="preserve">Szeto KL. An Econometric Analysis of a Production Function for New Zealand. New Zeal Treas Work Pap 01/31. 2001; </w:t>
      </w:r>
    </w:p>
    <w:p w14:paraId="17BD974E"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85. </w:t>
      </w:r>
      <w:r w:rsidRPr="00B526B1">
        <w:rPr>
          <w:rFonts w:ascii="Calibri" w:hAnsi="Calibri"/>
          <w:noProof/>
        </w:rPr>
        <w:tab/>
        <w:t xml:space="preserve">Kemfert C, Welsch H. Energy-Capital-Labor Substitution and the Economic Effects of CO2 Abatement. J Policy Model. 2000;22(6):641–60. </w:t>
      </w:r>
    </w:p>
    <w:p w14:paraId="5F62479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86. </w:t>
      </w:r>
      <w:r w:rsidRPr="00B526B1">
        <w:rPr>
          <w:rFonts w:ascii="Calibri" w:hAnsi="Calibri"/>
          <w:noProof/>
        </w:rPr>
        <w:tab/>
        <w:t xml:space="preserve">Cantore C, Levine P, Yang B. CES Technology and Business Cycle Fluctuations. Univ Surrey Discuss Pap 2014/DP04-14. 2014; </w:t>
      </w:r>
    </w:p>
    <w:p w14:paraId="5860D41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87. </w:t>
      </w:r>
      <w:r w:rsidRPr="00B526B1">
        <w:rPr>
          <w:rFonts w:ascii="Calibri" w:hAnsi="Calibri"/>
          <w:noProof/>
        </w:rPr>
        <w:tab/>
        <w:t xml:space="preserve">Wang Y. Estimating CES Aggregate Production Functions of China and India. Conf Proc 4th World Conf - Appl Econ Bus Dev 2012. 2012; </w:t>
      </w:r>
    </w:p>
    <w:p w14:paraId="15B5D366"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88. </w:t>
      </w:r>
      <w:r w:rsidRPr="00B526B1">
        <w:rPr>
          <w:rFonts w:ascii="Calibri" w:hAnsi="Calibri"/>
          <w:noProof/>
        </w:rPr>
        <w:tab/>
        <w:t xml:space="preserve">Bosetti V, Carraro C, Galeotti M, Massetti E, Tavoni M. WITCH: A World Induced Technical Change Hybrid Model. Work Pap Dep Econ Univ Venice No 46/WP/2006. 2007; </w:t>
      </w:r>
    </w:p>
    <w:p w14:paraId="7B7B9D6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89. </w:t>
      </w:r>
      <w:r w:rsidRPr="00B526B1">
        <w:rPr>
          <w:rFonts w:ascii="Calibri" w:hAnsi="Calibri"/>
          <w:noProof/>
        </w:rPr>
        <w:tab/>
        <w:t xml:space="preserve">Sancho F. Calibration of CES Functions for Real-World Multisectoral Modeling. Econ Syst Res. 2009;21(1):45–58. </w:t>
      </w:r>
    </w:p>
    <w:p w14:paraId="5051B4A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90. </w:t>
      </w:r>
      <w:r w:rsidRPr="00B526B1">
        <w:rPr>
          <w:rFonts w:ascii="Calibri" w:hAnsi="Calibri"/>
          <w:noProof/>
        </w:rPr>
        <w:tab/>
        <w:t xml:space="preserve">Sajadifar S, Arakelyan A, Khiabani N. The Linear Approximation of the CES Function to parameter estimation in CGE Modeling. Conf Proc Int Conf Bus Econ Res 2010. 2010;1–10. </w:t>
      </w:r>
    </w:p>
    <w:p w14:paraId="698D6F9E"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91. </w:t>
      </w:r>
      <w:r w:rsidRPr="00B526B1">
        <w:rPr>
          <w:rFonts w:ascii="Calibri" w:hAnsi="Calibri"/>
          <w:noProof/>
        </w:rPr>
        <w:tab/>
        <w:t xml:space="preserve">Klump R, Saam M. Calibration of Normalised CES Production Functions in Dynamic Models. ZEW Discuss Pap No 06-078. 2006; </w:t>
      </w:r>
    </w:p>
    <w:p w14:paraId="71FFFCA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92. </w:t>
      </w:r>
      <w:r w:rsidRPr="00B526B1">
        <w:rPr>
          <w:rFonts w:ascii="Calibri" w:hAnsi="Calibri"/>
          <w:noProof/>
        </w:rPr>
        <w:tab/>
        <w:t xml:space="preserve">Annabi N, Cockburn J, Decaluwe B. Functional Forms and Parametrization. MPIA Work Pap 2006-04. </w:t>
      </w:r>
    </w:p>
    <w:p w14:paraId="048B8C7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93. </w:t>
      </w:r>
      <w:r w:rsidRPr="00B526B1">
        <w:rPr>
          <w:rFonts w:ascii="Calibri" w:hAnsi="Calibri"/>
          <w:noProof/>
        </w:rPr>
        <w:tab/>
        <w:t xml:space="preserve">C. Sanchez. Chapter 7 - Calibration, Solution and Validation of the CGE Model. Rising Inequal Falling Poverty Costa Rica’s Agric Dur Trade Reform A Macro-Micro Gen Equilib Anal. Maastrict: Shaker; 2004. p. 189–226. </w:t>
      </w:r>
    </w:p>
    <w:p w14:paraId="7898CBA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94. </w:t>
      </w:r>
      <w:r w:rsidRPr="00B526B1">
        <w:rPr>
          <w:rFonts w:ascii="Calibri" w:hAnsi="Calibri"/>
          <w:noProof/>
        </w:rPr>
        <w:tab/>
        <w:t xml:space="preserve">Turner K. Negative rebound and disinvestment effects in response to an improvement in energy efficiency in the UK economy. Energy Econ. Elsevier B.V.; 2009 Sep;31(5):648–66. </w:t>
      </w:r>
    </w:p>
    <w:p w14:paraId="18C9D3B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95. </w:t>
      </w:r>
      <w:r w:rsidRPr="00B526B1">
        <w:rPr>
          <w:rFonts w:ascii="Calibri" w:hAnsi="Calibri"/>
          <w:noProof/>
        </w:rPr>
        <w:tab/>
        <w:t xml:space="preserve">La Grandville O de., Solow RM. Capital-labour substitution and economic growth. Econ Growth A Unified Approach Cambridge Univ Press Chapter 5. 2009; </w:t>
      </w:r>
    </w:p>
    <w:p w14:paraId="11CC95C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96. </w:t>
      </w:r>
      <w:r w:rsidRPr="00B526B1">
        <w:rPr>
          <w:rFonts w:ascii="Calibri" w:hAnsi="Calibri"/>
          <w:noProof/>
        </w:rPr>
        <w:tab/>
        <w:t xml:space="preserve">Guo JT, Lansing KJ. Capital-labour substitution and equilibrium indeterminacy. J Econ Dyn Control. 2009;33(12):1991–2000. </w:t>
      </w:r>
    </w:p>
    <w:p w14:paraId="709A11B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97. </w:t>
      </w:r>
      <w:r w:rsidRPr="00B526B1">
        <w:rPr>
          <w:rFonts w:ascii="Calibri" w:hAnsi="Calibri"/>
          <w:noProof/>
        </w:rPr>
        <w:tab/>
        <w:t xml:space="preserve">Koetse MJ, de Groot HLF, Florax RJGM. Capital-energy substitution and shifts in factor demand: A meta-analysis. Energy Econ. 2008;30:2236–51. </w:t>
      </w:r>
    </w:p>
    <w:p w14:paraId="61A7467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98. </w:t>
      </w:r>
      <w:r w:rsidRPr="00B526B1">
        <w:rPr>
          <w:rFonts w:ascii="Calibri" w:hAnsi="Calibri"/>
          <w:noProof/>
        </w:rPr>
        <w:tab/>
        <w:t xml:space="preserve">Ravel D. Estimation of a CES Production Function With Factor Augmenting Technology. US Cent Econ Stud Work Pap 11-05. 2011;1–58. </w:t>
      </w:r>
    </w:p>
    <w:p w14:paraId="6947361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99. </w:t>
      </w:r>
      <w:r w:rsidRPr="00B526B1">
        <w:rPr>
          <w:rFonts w:ascii="Calibri" w:hAnsi="Calibri"/>
          <w:noProof/>
        </w:rPr>
        <w:tab/>
        <w:t xml:space="preserve">Klump R, Mcadam P, Willman A. The Normalised CES Production Function: Theory and Empirics. Eur Cent Bank Work Pap 1294. 2011; </w:t>
      </w:r>
    </w:p>
    <w:p w14:paraId="6BF3220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100. </w:t>
      </w:r>
      <w:r w:rsidRPr="00B526B1">
        <w:rPr>
          <w:rFonts w:ascii="Calibri" w:hAnsi="Calibri"/>
          <w:noProof/>
        </w:rPr>
        <w:tab/>
        <w:t xml:space="preserve">Schreyer P. Capital Stocks, Capital Services and Multi-factor Productivity Measures. OECD Econ Stud. 2004;(37):163–84. </w:t>
      </w:r>
    </w:p>
    <w:p w14:paraId="696CD17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101. </w:t>
      </w:r>
      <w:r w:rsidRPr="00B526B1">
        <w:rPr>
          <w:rFonts w:ascii="Calibri" w:hAnsi="Calibri"/>
          <w:noProof/>
        </w:rPr>
        <w:tab/>
        <w:t xml:space="preserve">Growiec J. On the measurement of technological progress across countries. Natl Bank Pol Work Pap No73. 2010; </w:t>
      </w:r>
    </w:p>
    <w:p w14:paraId="0EAD80C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102. </w:t>
      </w:r>
      <w:r w:rsidRPr="00B526B1">
        <w:rPr>
          <w:rFonts w:ascii="Calibri" w:hAnsi="Calibri"/>
          <w:noProof/>
        </w:rPr>
        <w:tab/>
        <w:t xml:space="preserve">Hunt LC, Evans ‎Joanne. International Handbook on the Economics of Energy. Available at https://books.google.co.uk/books?isbn=1849801991. 2011; </w:t>
      </w:r>
    </w:p>
    <w:p w14:paraId="31312582"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103. </w:t>
      </w:r>
      <w:r w:rsidRPr="00B526B1">
        <w:rPr>
          <w:rFonts w:ascii="Calibri" w:hAnsi="Calibri"/>
          <w:noProof/>
        </w:rPr>
        <w:tab/>
        <w:t xml:space="preserve">Cardenete MA, Guerra ‎Ana-I, Sancho ‎Ferran. Applied General Equilibrium: An Introduction. Available at https://books.google.co.uk/books?isbn=3642247466. 2012; </w:t>
      </w:r>
    </w:p>
    <w:p w14:paraId="4578CB5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104. </w:t>
      </w:r>
      <w:r w:rsidRPr="00B526B1">
        <w:rPr>
          <w:rFonts w:ascii="Calibri" w:hAnsi="Calibri"/>
          <w:noProof/>
        </w:rPr>
        <w:tab/>
        <w:t xml:space="preserve">Kreinin ME, Plummer ‎Michael G. The Oxford Handbook of International Commercial Policy. Available at https://books.google.co.uk/books?isbn=0195378040. 2012; </w:t>
      </w:r>
    </w:p>
    <w:p w14:paraId="461C82C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105. </w:t>
      </w:r>
      <w:r w:rsidRPr="00B526B1">
        <w:rPr>
          <w:rFonts w:ascii="Calibri" w:hAnsi="Calibri"/>
          <w:noProof/>
        </w:rPr>
        <w:tab/>
        <w:t xml:space="preserve">Inklaar R, Timmer MP. Capital, labor and TFP in PWT8.0. Groningen Growth Dev Cent - Tech Rep. 2013;1–38. </w:t>
      </w:r>
    </w:p>
    <w:p w14:paraId="4ED29191"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106. </w:t>
      </w:r>
      <w:r w:rsidRPr="00B526B1">
        <w:rPr>
          <w:rFonts w:ascii="Calibri" w:hAnsi="Calibri"/>
          <w:noProof/>
        </w:rPr>
        <w:tab/>
        <w:t xml:space="preserve">HM Revenue and Customs. HMRC’s CGE model documentation. Available at https://www.gov.uk/government/uploads/system/uploads/attachment_data/file/263652/CGE_model_doc_131204_new.pdf. 2013; </w:t>
      </w:r>
    </w:p>
    <w:p w14:paraId="7F27501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107. </w:t>
      </w:r>
      <w:r w:rsidRPr="00B526B1">
        <w:rPr>
          <w:rFonts w:ascii="Calibri" w:hAnsi="Calibri"/>
          <w:noProof/>
        </w:rPr>
        <w:tab/>
        <w:t xml:space="preserve">Kim J. Monetary Policy in a Stochastic Equilibrium Model with Real. Available at www.federalreserve.gov/pubs/feds/1998/199802/199802pap.pdf. 1998; </w:t>
      </w:r>
    </w:p>
    <w:p w14:paraId="2239BD69"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108. </w:t>
      </w:r>
      <w:r w:rsidRPr="00B526B1">
        <w:rPr>
          <w:rFonts w:ascii="Calibri" w:hAnsi="Calibri"/>
          <w:noProof/>
        </w:rPr>
        <w:tab/>
        <w:t xml:space="preserve">Kincai GR. Adjustment Dynamics in the Euro Area: A Fresh Look at the Role of Fiscal Policy Using a DSGE Approach. Eur Comm Econ Pap 322 Available http//ec.europa.eu/economy_finance/publications/publication12596_en.pdf. 2008; </w:t>
      </w:r>
    </w:p>
    <w:p w14:paraId="1C241A4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109. </w:t>
      </w:r>
      <w:r w:rsidRPr="00B526B1">
        <w:rPr>
          <w:rFonts w:ascii="Calibri" w:hAnsi="Calibri"/>
          <w:noProof/>
        </w:rPr>
        <w:tab/>
        <w:t xml:space="preserve">Felipe J, Fisher FM. Aggregation in Production Functions: What Applied Economists should know. Metroeconomica. 2003;54(2&amp;3):208–62. </w:t>
      </w:r>
    </w:p>
    <w:p w14:paraId="30109A9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110. </w:t>
      </w:r>
      <w:r w:rsidRPr="00B526B1">
        <w:rPr>
          <w:rFonts w:ascii="Calibri" w:hAnsi="Calibri"/>
          <w:noProof/>
        </w:rPr>
        <w:tab/>
        <w:t xml:space="preserve">Edenhofer O, Bauer N, Kriegler E. The impact of technological change on climate protection and welfare: Insights from the model MIND. Ecol Econ. 2005;54(2-3):277–92. </w:t>
      </w:r>
    </w:p>
    <w:p w14:paraId="08075E50"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111. </w:t>
      </w:r>
      <w:r w:rsidRPr="00B526B1">
        <w:rPr>
          <w:rFonts w:ascii="Calibri" w:hAnsi="Calibri"/>
          <w:noProof/>
        </w:rPr>
        <w:tab/>
        <w:t xml:space="preserve">Lecca P, Swales K, Turner K. An investigation of issues relating to where energy should enter the production function. Econ Model. Elsevier B.V.; 2011;28(6):2832–41. </w:t>
      </w:r>
    </w:p>
    <w:p w14:paraId="1DB9D32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112. </w:t>
      </w:r>
      <w:r w:rsidRPr="00B526B1">
        <w:rPr>
          <w:rFonts w:ascii="Calibri" w:hAnsi="Calibri"/>
          <w:noProof/>
        </w:rPr>
        <w:tab/>
        <w:t xml:space="preserve">Stern DI. The role of energy in economic growth. Ann N Y Acad Sci. 2011 Feb;1219:26–51. </w:t>
      </w:r>
    </w:p>
    <w:p w14:paraId="7CE6E39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113. </w:t>
      </w:r>
      <w:r w:rsidRPr="00B526B1">
        <w:rPr>
          <w:rFonts w:ascii="Calibri" w:hAnsi="Calibri"/>
          <w:noProof/>
        </w:rPr>
        <w:tab/>
        <w:t xml:space="preserve">Guarda P. A Production Function for Luxembourg: estimating a CES function. CRP-CU mod-L2 Work Pap. 1997; </w:t>
      </w:r>
    </w:p>
    <w:p w14:paraId="40B7442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114. </w:t>
      </w:r>
      <w:r w:rsidRPr="00B526B1">
        <w:rPr>
          <w:rFonts w:ascii="Calibri" w:hAnsi="Calibri"/>
          <w:noProof/>
        </w:rPr>
        <w:tab/>
        <w:t xml:space="preserve">Sun Q. Technology Change for a two-level CES production function: an empirical study for Canada. Ottawa, Ontario; 2012. </w:t>
      </w:r>
    </w:p>
    <w:p w14:paraId="51BE232C"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115. </w:t>
      </w:r>
      <w:r w:rsidRPr="00B526B1">
        <w:rPr>
          <w:rFonts w:ascii="Calibri" w:hAnsi="Calibri"/>
          <w:noProof/>
        </w:rPr>
        <w:tab/>
        <w:t>Department of Energy &amp; Climate Change (DECC). Energy Consumption in the UK: 2013 update [Internet]. 2013. Available from: http://www.decc.gov.uk/en/content/cms/statistics/publications/ecuk/ecuk.aspx</w:t>
      </w:r>
    </w:p>
    <w:p w14:paraId="06581FC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116. </w:t>
      </w:r>
      <w:r w:rsidRPr="00B526B1">
        <w:rPr>
          <w:rFonts w:ascii="Calibri" w:hAnsi="Calibri"/>
          <w:noProof/>
        </w:rPr>
        <w:tab/>
        <w:t>British Petroleum (BP) Ltd. Statistical Review of World Energy 2014 [Internet]. 2014. Available from: http://www.bp.com/content/dam/bp/excel/Energy-Economics/statistical-review-2014/BP-Statistical_Review_of_world_energy_2014_workbook.xlsx</w:t>
      </w:r>
    </w:p>
    <w:p w14:paraId="7DC727F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117. </w:t>
      </w:r>
      <w:r w:rsidRPr="00B526B1">
        <w:rPr>
          <w:rFonts w:ascii="Calibri" w:hAnsi="Calibri"/>
          <w:noProof/>
        </w:rPr>
        <w:tab/>
        <w:t>International Energy Agency (IEA). “Extended world energy balances”, IEA World Energy Statistics and Balances (database) [Internet]. 2013. Available from: http://www.oecd-ilibrary.org/energy/data/iea-world-energy-statistics-and-balances/extended-world-energy-balances_data-00513-en</w:t>
      </w:r>
    </w:p>
    <w:p w14:paraId="5C5554C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118. </w:t>
      </w:r>
      <w:r w:rsidRPr="00B526B1">
        <w:rPr>
          <w:rFonts w:ascii="Calibri" w:hAnsi="Calibri"/>
          <w:noProof/>
        </w:rPr>
        <w:tab/>
        <w:t xml:space="preserve">Paquet A, Robidoux B. Issues on the measurement of the Solow residual and the testing of its exogeneity: Evidence for Canada. J Monet Econ. 2001 Jun;47(3):595–612. </w:t>
      </w:r>
    </w:p>
    <w:p w14:paraId="50A1F730"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119. </w:t>
      </w:r>
      <w:r w:rsidRPr="00B526B1">
        <w:rPr>
          <w:rFonts w:ascii="Calibri" w:hAnsi="Calibri"/>
          <w:noProof/>
        </w:rPr>
        <w:tab/>
        <w:t xml:space="preserve">Nilsen Ø a., Raknerud A, Rybalka M, Skjerpen T. The importance of skill measurement for growth accounting. Rev Income Wealth. 2011;57(4997):293–305. </w:t>
      </w:r>
    </w:p>
    <w:p w14:paraId="7094BC4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120. </w:t>
      </w:r>
      <w:r w:rsidRPr="00B526B1">
        <w:rPr>
          <w:rFonts w:ascii="Calibri" w:hAnsi="Calibri"/>
          <w:noProof/>
        </w:rPr>
        <w:tab/>
        <w:t xml:space="preserve">Berndt ER. Energy use, technical progress and productivity growth: A survey of economic issues. J Product Anal. 1990;2(1):67–83. </w:t>
      </w:r>
    </w:p>
    <w:p w14:paraId="150914A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121. </w:t>
      </w:r>
      <w:r w:rsidRPr="00B526B1">
        <w:rPr>
          <w:rFonts w:ascii="Calibri" w:hAnsi="Calibri"/>
          <w:noProof/>
        </w:rPr>
        <w:tab/>
        <w:t xml:space="preserve">Stern DI. Energy quality. Ecol Econ. Elsevier B.V.; 2010 May;69(7):1471–8. </w:t>
      </w:r>
    </w:p>
    <w:p w14:paraId="186AA23D"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122. </w:t>
      </w:r>
      <w:r w:rsidRPr="00B526B1">
        <w:rPr>
          <w:rFonts w:ascii="Calibri" w:hAnsi="Calibri"/>
          <w:noProof/>
        </w:rPr>
        <w:tab/>
        <w:t xml:space="preserve">Warr B, Ayres R, Eisenmenger N, Krausmann F, Schandl H. Energy use and economic development: A comparative analysis of useful work supply in Austria, Japan, the United Kingdom and the US during 100years of economic growth. Ecol Econ. Elsevier B.V.; 2010 Aug;69(10):1904–17. </w:t>
      </w:r>
    </w:p>
    <w:p w14:paraId="4DDEC7E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123. </w:t>
      </w:r>
      <w:r w:rsidRPr="00B526B1">
        <w:rPr>
          <w:rFonts w:ascii="Calibri" w:hAnsi="Calibri"/>
          <w:noProof/>
        </w:rPr>
        <w:tab/>
        <w:t xml:space="preserve">Burda MC, Severgnini B. Solow residuals without capital stocks. J Dev Econ. Elsevier B.V.; 2014 Jul;109(October 2013):154–71. </w:t>
      </w:r>
    </w:p>
    <w:p w14:paraId="76A74579"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124. </w:t>
      </w:r>
      <w:r w:rsidRPr="00B526B1">
        <w:rPr>
          <w:rFonts w:ascii="Calibri" w:hAnsi="Calibri"/>
          <w:noProof/>
        </w:rPr>
        <w:tab/>
        <w:t xml:space="preserve">Wallis G, Oulton N. Integrated Estimates of Capital Stocks and Services for the United Kingdom: 1950-2013. Pap Prep IARIW 33rd Gen Conf Rotterdam, Netherlands, August 24-30, 2014. 2014; </w:t>
      </w:r>
    </w:p>
    <w:p w14:paraId="0A21366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125. </w:t>
      </w:r>
      <w:r w:rsidRPr="00B526B1">
        <w:rPr>
          <w:rFonts w:ascii="Calibri" w:hAnsi="Calibri"/>
          <w:noProof/>
        </w:rPr>
        <w:tab/>
        <w:t xml:space="preserve">Inklaar R. The sensitivity of capital services measurement: Measure all assets and the cost of capital. Rev Income Wealth. 2010;56(2):389–412. </w:t>
      </w:r>
    </w:p>
    <w:p w14:paraId="37301802"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126. </w:t>
      </w:r>
      <w:r w:rsidRPr="00B526B1">
        <w:rPr>
          <w:rFonts w:ascii="Calibri" w:hAnsi="Calibri"/>
          <w:noProof/>
        </w:rPr>
        <w:tab/>
        <w:t xml:space="preserve">Barro R, Lee J. International data on educational attainment: updates and implications. Oxf Econ Pap. 2001;53(3):541–63. </w:t>
      </w:r>
    </w:p>
    <w:p w14:paraId="4B15C65D"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127. </w:t>
      </w:r>
      <w:r w:rsidRPr="00B526B1">
        <w:rPr>
          <w:rFonts w:ascii="Calibri" w:hAnsi="Calibri"/>
          <w:noProof/>
        </w:rPr>
        <w:tab/>
        <w:t xml:space="preserve">Da Silva EG. Capital services estimates in Portuguese industries, 1977-2003. Port Econ J. 2010;9(1):35–74. </w:t>
      </w:r>
    </w:p>
    <w:p w14:paraId="1D67BC1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128. </w:t>
      </w:r>
      <w:r w:rsidRPr="00B526B1">
        <w:rPr>
          <w:rFonts w:ascii="Calibri" w:hAnsi="Calibri"/>
          <w:noProof/>
        </w:rPr>
        <w:tab/>
        <w:t xml:space="preserve">Warr BS, Ayres RU. Evidence of causality between the quantity and quality of energy consumption and economic growth. Energy. Elsevier Ltd; 2010;35(4):1688–93. </w:t>
      </w:r>
    </w:p>
    <w:p w14:paraId="2FA8BF0A"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129. </w:t>
      </w:r>
      <w:r w:rsidRPr="00B526B1">
        <w:rPr>
          <w:rFonts w:ascii="Calibri" w:hAnsi="Calibri"/>
          <w:noProof/>
        </w:rPr>
        <w:tab/>
        <w:t xml:space="preserve">Sorrell S. Energy Substitution, Technical Change and Rebound Effects. Energies. 2014 Apr 29;7(5):2850–73. </w:t>
      </w:r>
    </w:p>
    <w:p w14:paraId="77B5AAEF"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130. </w:t>
      </w:r>
      <w:r w:rsidRPr="00B526B1">
        <w:rPr>
          <w:rFonts w:ascii="Calibri" w:hAnsi="Calibri"/>
          <w:noProof/>
        </w:rPr>
        <w:tab/>
        <w:t xml:space="preserve">Jacoby HD, Reilly JM, McFarland JR, Paltsev S. Technology and technical change in the MIT EPPA model. Energy Econ. 2006;28(5-6):610–31. </w:t>
      </w:r>
    </w:p>
    <w:p w14:paraId="0F6B9DE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131. </w:t>
      </w:r>
      <w:r w:rsidRPr="00B526B1">
        <w:rPr>
          <w:rFonts w:ascii="Calibri" w:hAnsi="Calibri"/>
          <w:noProof/>
        </w:rPr>
        <w:tab/>
        <w:t xml:space="preserve">Chang K-P. Capital-energy substitution and the multi-level CES production function. Energy Econ. 1994;16(1):22–6. </w:t>
      </w:r>
    </w:p>
    <w:p w14:paraId="2E951277"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132. </w:t>
      </w:r>
      <w:r w:rsidRPr="00B526B1">
        <w:rPr>
          <w:rFonts w:ascii="Calibri" w:hAnsi="Calibri"/>
          <w:noProof/>
        </w:rPr>
        <w:tab/>
        <w:t xml:space="preserve">Prywes M. A nested CES approach to capital-energy substitution. Energy Econ. 1986;8(1):22–8. </w:t>
      </w:r>
    </w:p>
    <w:p w14:paraId="27F22285"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133. </w:t>
      </w:r>
      <w:r w:rsidRPr="00B526B1">
        <w:rPr>
          <w:rFonts w:ascii="Calibri" w:hAnsi="Calibri"/>
          <w:noProof/>
        </w:rPr>
        <w:tab/>
        <w:t xml:space="preserve">Thompson H. The applied theory of energy substitution in production. Energy Econ. 2006;28(4):410–25. </w:t>
      </w:r>
    </w:p>
    <w:p w14:paraId="0F23002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134. </w:t>
      </w:r>
      <w:r w:rsidRPr="00B526B1">
        <w:rPr>
          <w:rFonts w:ascii="Calibri" w:hAnsi="Calibri"/>
          <w:noProof/>
        </w:rPr>
        <w:tab/>
        <w:t xml:space="preserve">Adetutu MO. Energy efficiency and capital-energy substitutability: Evidence from four OPEC countries. Appl Energy. Elsevier Ltd; 2014;119:363–70. </w:t>
      </w:r>
    </w:p>
    <w:p w14:paraId="4CC924E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135. </w:t>
      </w:r>
      <w:r w:rsidRPr="00B526B1">
        <w:rPr>
          <w:rFonts w:ascii="Calibri" w:hAnsi="Calibri"/>
          <w:noProof/>
        </w:rPr>
        <w:tab/>
        <w:t xml:space="preserve">Honma S, Hu J-L. Total-factor energy productivity growth of regions in Japan. Energy Policy. Elsevier; 2009 Oct;37(10):3941–50. </w:t>
      </w:r>
    </w:p>
    <w:p w14:paraId="5B9A1BEB"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136. </w:t>
      </w:r>
      <w:r w:rsidRPr="00B526B1">
        <w:rPr>
          <w:rFonts w:ascii="Calibri" w:hAnsi="Calibri"/>
          <w:noProof/>
        </w:rPr>
        <w:tab/>
        <w:t xml:space="preserve">Cantore C, Levine P. Getting normalization right: Dealing with “dimensional constants” in macroeconomics. J Econ Dyn Control. Elsevier; 2012;36(12):1931–49. </w:t>
      </w:r>
    </w:p>
    <w:p w14:paraId="422DEA53" w14:textId="77777777" w:rsidR="00B526B1" w:rsidRPr="00B526B1" w:rsidRDefault="00B526B1">
      <w:pPr>
        <w:pStyle w:val="NormalWeb"/>
        <w:ind w:left="640" w:hanging="640"/>
        <w:rPr>
          <w:rFonts w:ascii="Calibri" w:hAnsi="Calibri"/>
          <w:noProof/>
        </w:rPr>
      </w:pPr>
      <w:r w:rsidRPr="00B526B1">
        <w:rPr>
          <w:rFonts w:ascii="Calibri" w:hAnsi="Calibri"/>
          <w:noProof/>
        </w:rPr>
        <w:lastRenderedPageBreak/>
        <w:t xml:space="preserve">137. </w:t>
      </w:r>
      <w:r w:rsidRPr="00B526B1">
        <w:rPr>
          <w:rFonts w:ascii="Calibri" w:hAnsi="Calibri"/>
          <w:noProof/>
        </w:rPr>
        <w:tab/>
        <w:t xml:space="preserve">Manne A, Mendelsohn R, Richels R. MERGE. A model for evaluating regional and global effects of GHG reduction policies. Energy Policy. 1995;23(1):17–34. </w:t>
      </w:r>
    </w:p>
    <w:p w14:paraId="768357D4"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138. </w:t>
      </w:r>
      <w:r w:rsidRPr="00B526B1">
        <w:rPr>
          <w:rFonts w:ascii="Calibri" w:hAnsi="Calibri"/>
          <w:noProof/>
        </w:rPr>
        <w:tab/>
        <w:t xml:space="preserve">Kmenta J. On Estimation of the CES Production Function. Int Econ Rev (Philadelphia). 1967;8(2):180–9. </w:t>
      </w:r>
    </w:p>
    <w:p w14:paraId="27CD4C83"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139. </w:t>
      </w:r>
      <w:r w:rsidRPr="00B526B1">
        <w:rPr>
          <w:rFonts w:ascii="Calibri" w:hAnsi="Calibri"/>
          <w:noProof/>
        </w:rPr>
        <w:tab/>
        <w:t xml:space="preserve">Greene W. Chapter 7 - Nonlinear, semiparametric and nonparametric regression models. Econom Anal - 7th Ed. 2010. </w:t>
      </w:r>
    </w:p>
    <w:p w14:paraId="09FD1808"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140. </w:t>
      </w:r>
      <w:r w:rsidRPr="00B526B1">
        <w:rPr>
          <w:rFonts w:ascii="Calibri" w:hAnsi="Calibri"/>
          <w:noProof/>
        </w:rPr>
        <w:tab/>
        <w:t xml:space="preserve">Nerlove M. Recent empirical studies of the CES and related production function. In: Brown M, editor. Theory Empir Anal Prod. New York: NBER and Columbia University Press; 1967. </w:t>
      </w:r>
    </w:p>
    <w:p w14:paraId="4D8FA799" w14:textId="77777777" w:rsidR="00B526B1" w:rsidRPr="00B526B1" w:rsidRDefault="00B526B1">
      <w:pPr>
        <w:pStyle w:val="NormalWeb"/>
        <w:ind w:left="640" w:hanging="640"/>
        <w:rPr>
          <w:rFonts w:ascii="Calibri" w:hAnsi="Calibri"/>
          <w:noProof/>
        </w:rPr>
      </w:pPr>
      <w:r w:rsidRPr="00B526B1">
        <w:rPr>
          <w:rFonts w:ascii="Calibri" w:hAnsi="Calibri"/>
          <w:noProof/>
        </w:rPr>
        <w:t xml:space="preserve">141. </w:t>
      </w:r>
      <w:r w:rsidRPr="00B526B1">
        <w:rPr>
          <w:rFonts w:ascii="Calibri" w:hAnsi="Calibri"/>
          <w:noProof/>
        </w:rPr>
        <w:tab/>
      </w:r>
      <w:bookmarkStart w:id="123" w:name="OLE_LINK1"/>
      <w:bookmarkStart w:id="124" w:name="OLE_LINK2"/>
      <w:r w:rsidRPr="00B526B1">
        <w:rPr>
          <w:rFonts w:ascii="Calibri" w:hAnsi="Calibri"/>
          <w:noProof/>
        </w:rPr>
        <w:t xml:space="preserve">Raj B, Veall MR. The energy-capital complementarity debate: An example of a bootstrapped sensitivity analysis. Environmetrics. 1998;9:81–92. </w:t>
      </w:r>
      <w:bookmarkEnd w:id="123"/>
      <w:bookmarkEnd w:id="124"/>
    </w:p>
    <w:p w14:paraId="73AB2388" w14:textId="659451B5" w:rsidR="00C559BD" w:rsidRPr="007D240D" w:rsidRDefault="00467F40" w:rsidP="00B526B1">
      <w:pPr>
        <w:pStyle w:val="NormalWeb"/>
        <w:ind w:left="640" w:hanging="640"/>
        <w:rPr>
          <w:szCs w:val="20"/>
        </w:rPr>
      </w:pPr>
      <w:r w:rsidRPr="007D240D">
        <w:rPr>
          <w:szCs w:val="20"/>
        </w:rPr>
        <w:fldChar w:fldCharType="end"/>
      </w:r>
    </w:p>
    <w:p w14:paraId="47246022" w14:textId="30396C35" w:rsidR="00C559BD" w:rsidRPr="00C559BD" w:rsidRDefault="00C559BD" w:rsidP="00335A1C">
      <w:pPr>
        <w:pStyle w:val="AppendixA1"/>
      </w:pPr>
      <w:r w:rsidRPr="00C559BD">
        <w:t xml:space="preserve">Appendix A: sample set of </w:t>
      </w:r>
      <w:r w:rsidR="004C5538">
        <w:t>macroeconomic production functions</w:t>
      </w:r>
      <w:r w:rsidRPr="00C559BD">
        <w:t xml:space="preserve"> used for empirical analysis</w:t>
      </w:r>
    </w:p>
    <w:p w14:paraId="5988CB85" w14:textId="0A3BB8A1" w:rsidR="00C559BD" w:rsidRDefault="001869E6" w:rsidP="00C559BD">
      <w:r w:rsidRPr="001869E6">
        <w:rPr>
          <w:noProof/>
          <w:lang w:val="en-US" w:eastAsia="en-US"/>
        </w:rPr>
        <w:lastRenderedPageBreak/>
        <w:drawing>
          <wp:inline distT="0" distB="0" distL="0" distR="0" wp14:anchorId="3026BED9" wp14:editId="34FE6919">
            <wp:extent cx="5731510" cy="7368909"/>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368909"/>
                    </a:xfrm>
                    <a:prstGeom prst="rect">
                      <a:avLst/>
                    </a:prstGeom>
                  </pic:spPr>
                </pic:pic>
              </a:graphicData>
            </a:graphic>
          </wp:inline>
        </w:drawing>
      </w:r>
    </w:p>
    <w:p w14:paraId="1F12AA4B" w14:textId="2A1BBA4B" w:rsidR="001869E6" w:rsidRDefault="001869E6">
      <w:r>
        <w:br w:type="page"/>
      </w:r>
    </w:p>
    <w:p w14:paraId="04C687D2" w14:textId="2E824B09" w:rsidR="001869E6" w:rsidRDefault="001869E6" w:rsidP="00C559BD">
      <w:r w:rsidRPr="001869E6">
        <w:rPr>
          <w:noProof/>
          <w:lang w:val="en-US" w:eastAsia="en-US"/>
        </w:rPr>
        <w:lastRenderedPageBreak/>
        <w:drawing>
          <wp:inline distT="0" distB="0" distL="0" distR="0" wp14:anchorId="57855D34" wp14:editId="27483E08">
            <wp:extent cx="5731510" cy="696047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960478"/>
                    </a:xfrm>
                    <a:prstGeom prst="rect">
                      <a:avLst/>
                    </a:prstGeom>
                  </pic:spPr>
                </pic:pic>
              </a:graphicData>
            </a:graphic>
          </wp:inline>
        </w:drawing>
      </w:r>
    </w:p>
    <w:p w14:paraId="198081F7" w14:textId="72069806" w:rsidR="001869E6" w:rsidRDefault="001869E6">
      <w:r>
        <w:br w:type="page"/>
      </w:r>
    </w:p>
    <w:p w14:paraId="02032056" w14:textId="222A5126" w:rsidR="001869E6" w:rsidRDefault="001869E6" w:rsidP="00C559BD">
      <w:r w:rsidRPr="001869E6">
        <w:rPr>
          <w:noProof/>
          <w:lang w:val="en-US" w:eastAsia="en-US"/>
        </w:rPr>
        <w:lastRenderedPageBreak/>
        <w:drawing>
          <wp:inline distT="0" distB="0" distL="0" distR="0" wp14:anchorId="4C77E623" wp14:editId="4D81C3DE">
            <wp:extent cx="5731510" cy="756547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7565471"/>
                    </a:xfrm>
                    <a:prstGeom prst="rect">
                      <a:avLst/>
                    </a:prstGeom>
                  </pic:spPr>
                </pic:pic>
              </a:graphicData>
            </a:graphic>
          </wp:inline>
        </w:drawing>
      </w:r>
    </w:p>
    <w:p w14:paraId="563A34EA" w14:textId="37E98CF8" w:rsidR="00335A1C" w:rsidRDefault="00335A1C">
      <w:pPr>
        <w:spacing w:after="200" w:line="276" w:lineRule="auto"/>
        <w:jc w:val="left"/>
      </w:pPr>
      <w:r>
        <w:br w:type="page"/>
      </w:r>
    </w:p>
    <w:p w14:paraId="716B5C29" w14:textId="77777777" w:rsidR="00420E74" w:rsidRDefault="00420E74" w:rsidP="00420E74">
      <w:pPr>
        <w:pStyle w:val="AppendixA1"/>
      </w:pPr>
      <w:r>
        <w:lastRenderedPageBreak/>
        <w:t>Appendix A2: sample studies</w:t>
      </w:r>
    </w:p>
    <w:p w14:paraId="13030E81" w14:textId="7319A562" w:rsidR="00695A46" w:rsidRDefault="00695A46" w:rsidP="00695A46">
      <w:r>
        <w:t xml:space="preserve">The Google-Scholar results are displayed based on relevance, and so the results were reviewed following those return results, and selecting appropriate empirical studies. </w:t>
      </w:r>
      <w:r w:rsidRPr="00EC3837">
        <w:t>Thus</w:t>
      </w:r>
      <w:r>
        <w:t xml:space="preserve"> the aim was to provide a representative sample as possible of the larger pool of published work</w:t>
      </w:r>
      <w:r w:rsidR="00420E74">
        <w:t>, as show below</w:t>
      </w:r>
      <w:r w:rsidRPr="00C559BD">
        <w:t>.</w:t>
      </w:r>
    </w:p>
    <w:p w14:paraId="775020E2" w14:textId="6008E535" w:rsidR="00695A46" w:rsidRPr="00EC3837" w:rsidRDefault="00695A46" w:rsidP="00420E74">
      <w:pPr>
        <w:pStyle w:val="Caption"/>
      </w:pPr>
      <w:bookmarkStart w:id="125" w:name="_Ref413401575"/>
      <w:r w:rsidRPr="00EC3837">
        <w:t xml:space="preserve">Table </w:t>
      </w:r>
      <w:r w:rsidR="00420E74">
        <w:t>A</w:t>
      </w:r>
      <w:bookmarkEnd w:id="125"/>
      <w:r w:rsidR="00420E74">
        <w:t>1</w:t>
      </w:r>
      <w:r w:rsidRPr="00EC3837">
        <w:t>: Empirical Production function studies, by decade</w:t>
      </w:r>
      <w:r>
        <w:t xml:space="preserve"> </w:t>
      </w:r>
    </w:p>
    <w:tbl>
      <w:tblPr>
        <w:tblStyle w:val="TableGrid"/>
        <w:tblW w:w="0" w:type="auto"/>
        <w:tblLook w:val="04A0" w:firstRow="1" w:lastRow="0" w:firstColumn="1" w:lastColumn="0" w:noHBand="0" w:noVBand="1"/>
      </w:tblPr>
      <w:tblGrid>
        <w:gridCol w:w="1272"/>
        <w:gridCol w:w="1156"/>
        <w:gridCol w:w="1158"/>
        <w:gridCol w:w="1158"/>
        <w:gridCol w:w="1158"/>
        <w:gridCol w:w="1158"/>
        <w:gridCol w:w="1158"/>
        <w:gridCol w:w="1024"/>
      </w:tblGrid>
      <w:tr w:rsidR="00695A46" w14:paraId="44AEAF45" w14:textId="77777777" w:rsidTr="00555A8F">
        <w:tc>
          <w:tcPr>
            <w:tcW w:w="1272" w:type="dxa"/>
            <w:vMerge w:val="restart"/>
          </w:tcPr>
          <w:p w14:paraId="580A7CE1" w14:textId="77777777" w:rsidR="00695A46" w:rsidRPr="00420E74" w:rsidRDefault="00695A46" w:rsidP="00575C54">
            <w:pPr>
              <w:rPr>
                <w:b/>
                <w:sz w:val="18"/>
                <w:szCs w:val="18"/>
              </w:rPr>
            </w:pPr>
            <w:r w:rsidRPr="00420E74">
              <w:rPr>
                <w:b/>
                <w:sz w:val="18"/>
                <w:szCs w:val="18"/>
              </w:rPr>
              <w:t>Production Function</w:t>
            </w:r>
          </w:p>
        </w:tc>
        <w:tc>
          <w:tcPr>
            <w:tcW w:w="6946" w:type="dxa"/>
            <w:gridSpan w:val="6"/>
          </w:tcPr>
          <w:p w14:paraId="2565AA78" w14:textId="77777777" w:rsidR="00695A46" w:rsidRPr="00420E74" w:rsidRDefault="00695A46" w:rsidP="00575C54">
            <w:pPr>
              <w:jc w:val="center"/>
              <w:rPr>
                <w:b/>
                <w:sz w:val="18"/>
                <w:szCs w:val="18"/>
              </w:rPr>
            </w:pPr>
            <w:r w:rsidRPr="00420E74">
              <w:rPr>
                <w:b/>
                <w:sz w:val="18"/>
                <w:szCs w:val="18"/>
              </w:rPr>
              <w:t>Decade</w:t>
            </w:r>
          </w:p>
        </w:tc>
        <w:tc>
          <w:tcPr>
            <w:tcW w:w="1024" w:type="dxa"/>
            <w:vMerge w:val="restart"/>
          </w:tcPr>
          <w:p w14:paraId="48497231" w14:textId="77777777" w:rsidR="00695A46" w:rsidRPr="00420E74" w:rsidRDefault="00695A46" w:rsidP="00575C54">
            <w:pPr>
              <w:jc w:val="center"/>
              <w:rPr>
                <w:b/>
                <w:sz w:val="18"/>
                <w:szCs w:val="18"/>
              </w:rPr>
            </w:pPr>
            <w:r w:rsidRPr="00420E74">
              <w:rPr>
                <w:b/>
                <w:sz w:val="18"/>
                <w:szCs w:val="18"/>
              </w:rPr>
              <w:t>Total</w:t>
            </w:r>
          </w:p>
        </w:tc>
      </w:tr>
      <w:tr w:rsidR="00695A46" w14:paraId="00DDB878" w14:textId="77777777" w:rsidTr="00555A8F">
        <w:tc>
          <w:tcPr>
            <w:tcW w:w="1272" w:type="dxa"/>
            <w:vMerge/>
          </w:tcPr>
          <w:p w14:paraId="7C86D25D" w14:textId="77777777" w:rsidR="00695A46" w:rsidRPr="00420E74" w:rsidRDefault="00695A46" w:rsidP="00575C54">
            <w:pPr>
              <w:rPr>
                <w:b/>
                <w:sz w:val="18"/>
                <w:szCs w:val="18"/>
              </w:rPr>
            </w:pPr>
          </w:p>
        </w:tc>
        <w:tc>
          <w:tcPr>
            <w:tcW w:w="1156" w:type="dxa"/>
          </w:tcPr>
          <w:p w14:paraId="5B4133FE" w14:textId="77777777" w:rsidR="00695A46" w:rsidRPr="00420E74" w:rsidRDefault="00695A46" w:rsidP="00575C54">
            <w:pPr>
              <w:jc w:val="center"/>
              <w:rPr>
                <w:b/>
                <w:sz w:val="18"/>
                <w:szCs w:val="18"/>
              </w:rPr>
            </w:pPr>
            <w:r w:rsidRPr="00420E74">
              <w:rPr>
                <w:b/>
                <w:sz w:val="18"/>
                <w:szCs w:val="18"/>
              </w:rPr>
              <w:t>1960-1969</w:t>
            </w:r>
          </w:p>
        </w:tc>
        <w:tc>
          <w:tcPr>
            <w:tcW w:w="1158" w:type="dxa"/>
          </w:tcPr>
          <w:p w14:paraId="6F747B00" w14:textId="77777777" w:rsidR="00695A46" w:rsidRPr="00420E74" w:rsidRDefault="00695A46" w:rsidP="00575C54">
            <w:pPr>
              <w:jc w:val="center"/>
              <w:rPr>
                <w:b/>
                <w:sz w:val="18"/>
                <w:szCs w:val="18"/>
              </w:rPr>
            </w:pPr>
            <w:r w:rsidRPr="00420E74">
              <w:rPr>
                <w:b/>
                <w:sz w:val="18"/>
                <w:szCs w:val="18"/>
              </w:rPr>
              <w:t>1970-1979</w:t>
            </w:r>
          </w:p>
        </w:tc>
        <w:tc>
          <w:tcPr>
            <w:tcW w:w="1158" w:type="dxa"/>
          </w:tcPr>
          <w:p w14:paraId="629FA622" w14:textId="77777777" w:rsidR="00695A46" w:rsidRPr="00420E74" w:rsidRDefault="00695A46" w:rsidP="00575C54">
            <w:pPr>
              <w:jc w:val="center"/>
              <w:rPr>
                <w:b/>
                <w:sz w:val="18"/>
                <w:szCs w:val="18"/>
              </w:rPr>
            </w:pPr>
            <w:r w:rsidRPr="00420E74">
              <w:rPr>
                <w:b/>
                <w:sz w:val="18"/>
                <w:szCs w:val="18"/>
              </w:rPr>
              <w:t>1980-1989</w:t>
            </w:r>
          </w:p>
        </w:tc>
        <w:tc>
          <w:tcPr>
            <w:tcW w:w="1158" w:type="dxa"/>
          </w:tcPr>
          <w:p w14:paraId="21B55F37" w14:textId="77777777" w:rsidR="00695A46" w:rsidRPr="00420E74" w:rsidRDefault="00695A46" w:rsidP="00575C54">
            <w:pPr>
              <w:jc w:val="center"/>
              <w:rPr>
                <w:b/>
                <w:sz w:val="18"/>
                <w:szCs w:val="18"/>
              </w:rPr>
            </w:pPr>
            <w:r w:rsidRPr="00420E74">
              <w:rPr>
                <w:b/>
                <w:sz w:val="18"/>
                <w:szCs w:val="18"/>
              </w:rPr>
              <w:t>1990-1999</w:t>
            </w:r>
          </w:p>
        </w:tc>
        <w:tc>
          <w:tcPr>
            <w:tcW w:w="1158" w:type="dxa"/>
          </w:tcPr>
          <w:p w14:paraId="461273EF" w14:textId="77777777" w:rsidR="00695A46" w:rsidRPr="00420E74" w:rsidRDefault="00695A46" w:rsidP="00575C54">
            <w:pPr>
              <w:jc w:val="center"/>
              <w:rPr>
                <w:b/>
                <w:sz w:val="18"/>
                <w:szCs w:val="18"/>
              </w:rPr>
            </w:pPr>
            <w:r w:rsidRPr="00420E74">
              <w:rPr>
                <w:b/>
                <w:sz w:val="18"/>
                <w:szCs w:val="18"/>
              </w:rPr>
              <w:t>2000-2009</w:t>
            </w:r>
          </w:p>
        </w:tc>
        <w:tc>
          <w:tcPr>
            <w:tcW w:w="1158" w:type="dxa"/>
          </w:tcPr>
          <w:p w14:paraId="4CF65F15" w14:textId="77777777" w:rsidR="00695A46" w:rsidRPr="00420E74" w:rsidRDefault="00695A46" w:rsidP="00575C54">
            <w:pPr>
              <w:jc w:val="center"/>
              <w:rPr>
                <w:b/>
                <w:sz w:val="18"/>
                <w:szCs w:val="18"/>
              </w:rPr>
            </w:pPr>
            <w:r w:rsidRPr="00420E74">
              <w:rPr>
                <w:b/>
                <w:sz w:val="18"/>
                <w:szCs w:val="18"/>
              </w:rPr>
              <w:t>2010-2015</w:t>
            </w:r>
          </w:p>
        </w:tc>
        <w:tc>
          <w:tcPr>
            <w:tcW w:w="1024" w:type="dxa"/>
            <w:vMerge/>
          </w:tcPr>
          <w:p w14:paraId="22AA7881" w14:textId="77777777" w:rsidR="00695A46" w:rsidRPr="00420E74" w:rsidRDefault="00695A46" w:rsidP="00575C54">
            <w:pPr>
              <w:jc w:val="center"/>
              <w:rPr>
                <w:b/>
                <w:sz w:val="18"/>
                <w:szCs w:val="18"/>
              </w:rPr>
            </w:pPr>
          </w:p>
        </w:tc>
      </w:tr>
      <w:tr w:rsidR="00695A46" w14:paraId="5F644FDE" w14:textId="77777777" w:rsidTr="00555A8F">
        <w:tc>
          <w:tcPr>
            <w:tcW w:w="1272" w:type="dxa"/>
          </w:tcPr>
          <w:p w14:paraId="54FA91A2" w14:textId="77777777" w:rsidR="00695A46" w:rsidRPr="00420E74" w:rsidRDefault="00695A46" w:rsidP="00575C54">
            <w:pPr>
              <w:rPr>
                <w:sz w:val="18"/>
                <w:szCs w:val="18"/>
              </w:rPr>
            </w:pPr>
            <w:r w:rsidRPr="00420E74">
              <w:rPr>
                <w:sz w:val="18"/>
                <w:szCs w:val="18"/>
              </w:rPr>
              <w:t>C-D</w:t>
            </w:r>
          </w:p>
        </w:tc>
        <w:tc>
          <w:tcPr>
            <w:tcW w:w="1156" w:type="dxa"/>
          </w:tcPr>
          <w:p w14:paraId="2BB1DCFB" w14:textId="77777777" w:rsidR="00695A46" w:rsidRPr="00420E74" w:rsidRDefault="00695A46" w:rsidP="00575C54">
            <w:pPr>
              <w:jc w:val="center"/>
              <w:rPr>
                <w:sz w:val="18"/>
                <w:szCs w:val="18"/>
              </w:rPr>
            </w:pPr>
            <w:r w:rsidRPr="00420E74">
              <w:rPr>
                <w:sz w:val="18"/>
                <w:szCs w:val="18"/>
              </w:rPr>
              <w:t>3</w:t>
            </w:r>
          </w:p>
        </w:tc>
        <w:tc>
          <w:tcPr>
            <w:tcW w:w="1158" w:type="dxa"/>
          </w:tcPr>
          <w:p w14:paraId="6177420D" w14:textId="77777777" w:rsidR="00695A46" w:rsidRPr="00420E74" w:rsidRDefault="00695A46" w:rsidP="00575C54">
            <w:pPr>
              <w:jc w:val="center"/>
              <w:rPr>
                <w:sz w:val="18"/>
                <w:szCs w:val="18"/>
              </w:rPr>
            </w:pPr>
            <w:r w:rsidRPr="00420E74">
              <w:rPr>
                <w:sz w:val="18"/>
                <w:szCs w:val="18"/>
              </w:rPr>
              <w:t>4</w:t>
            </w:r>
          </w:p>
        </w:tc>
        <w:tc>
          <w:tcPr>
            <w:tcW w:w="1158" w:type="dxa"/>
          </w:tcPr>
          <w:p w14:paraId="372DE7C1" w14:textId="77777777" w:rsidR="00695A46" w:rsidRPr="00420E74" w:rsidRDefault="00695A46" w:rsidP="00575C54">
            <w:pPr>
              <w:jc w:val="center"/>
              <w:rPr>
                <w:sz w:val="18"/>
                <w:szCs w:val="18"/>
              </w:rPr>
            </w:pPr>
            <w:r w:rsidRPr="00420E74">
              <w:rPr>
                <w:sz w:val="18"/>
                <w:szCs w:val="18"/>
              </w:rPr>
              <w:t>4</w:t>
            </w:r>
          </w:p>
        </w:tc>
        <w:tc>
          <w:tcPr>
            <w:tcW w:w="1158" w:type="dxa"/>
          </w:tcPr>
          <w:p w14:paraId="7720BAB1" w14:textId="77777777" w:rsidR="00695A46" w:rsidRPr="00420E74" w:rsidRDefault="00695A46" w:rsidP="00575C54">
            <w:pPr>
              <w:jc w:val="center"/>
              <w:rPr>
                <w:sz w:val="18"/>
                <w:szCs w:val="18"/>
              </w:rPr>
            </w:pPr>
            <w:r w:rsidRPr="00420E74">
              <w:rPr>
                <w:sz w:val="18"/>
                <w:szCs w:val="18"/>
              </w:rPr>
              <w:t>6</w:t>
            </w:r>
          </w:p>
        </w:tc>
        <w:tc>
          <w:tcPr>
            <w:tcW w:w="1158" w:type="dxa"/>
          </w:tcPr>
          <w:p w14:paraId="3DA70180" w14:textId="77777777" w:rsidR="00695A46" w:rsidRPr="00420E74" w:rsidRDefault="00695A46" w:rsidP="00575C54">
            <w:pPr>
              <w:jc w:val="center"/>
              <w:rPr>
                <w:sz w:val="18"/>
                <w:szCs w:val="18"/>
              </w:rPr>
            </w:pPr>
            <w:r w:rsidRPr="00420E74">
              <w:rPr>
                <w:sz w:val="18"/>
                <w:szCs w:val="18"/>
              </w:rPr>
              <w:t>10</w:t>
            </w:r>
          </w:p>
        </w:tc>
        <w:tc>
          <w:tcPr>
            <w:tcW w:w="1158" w:type="dxa"/>
          </w:tcPr>
          <w:p w14:paraId="4AF1663D" w14:textId="77777777" w:rsidR="00695A46" w:rsidRPr="00420E74" w:rsidRDefault="00695A46" w:rsidP="00575C54">
            <w:pPr>
              <w:jc w:val="center"/>
              <w:rPr>
                <w:sz w:val="18"/>
                <w:szCs w:val="18"/>
              </w:rPr>
            </w:pPr>
            <w:r w:rsidRPr="00420E74">
              <w:rPr>
                <w:sz w:val="18"/>
                <w:szCs w:val="18"/>
              </w:rPr>
              <w:t>2</w:t>
            </w:r>
          </w:p>
        </w:tc>
        <w:tc>
          <w:tcPr>
            <w:tcW w:w="1024" w:type="dxa"/>
          </w:tcPr>
          <w:p w14:paraId="29EC0ABA" w14:textId="77777777" w:rsidR="00695A46" w:rsidRPr="00420E74" w:rsidRDefault="00695A46" w:rsidP="00575C54">
            <w:pPr>
              <w:jc w:val="center"/>
              <w:rPr>
                <w:sz w:val="18"/>
                <w:szCs w:val="18"/>
              </w:rPr>
            </w:pPr>
            <w:r w:rsidRPr="00420E74">
              <w:rPr>
                <w:sz w:val="18"/>
                <w:szCs w:val="18"/>
              </w:rPr>
              <w:t>29</w:t>
            </w:r>
          </w:p>
        </w:tc>
      </w:tr>
      <w:tr w:rsidR="00695A46" w14:paraId="236F4DBC" w14:textId="77777777" w:rsidTr="00555A8F">
        <w:tc>
          <w:tcPr>
            <w:tcW w:w="1272" w:type="dxa"/>
          </w:tcPr>
          <w:p w14:paraId="2658F0BC" w14:textId="77777777" w:rsidR="00695A46" w:rsidRPr="00420E74" w:rsidRDefault="00695A46" w:rsidP="00575C54">
            <w:pPr>
              <w:rPr>
                <w:sz w:val="18"/>
                <w:szCs w:val="18"/>
              </w:rPr>
            </w:pPr>
            <w:r w:rsidRPr="00420E74">
              <w:rPr>
                <w:sz w:val="18"/>
                <w:szCs w:val="18"/>
              </w:rPr>
              <w:t>CES</w:t>
            </w:r>
          </w:p>
        </w:tc>
        <w:tc>
          <w:tcPr>
            <w:tcW w:w="1156" w:type="dxa"/>
          </w:tcPr>
          <w:p w14:paraId="3D182427" w14:textId="77777777" w:rsidR="00695A46" w:rsidRPr="00420E74" w:rsidRDefault="00695A46" w:rsidP="00575C54">
            <w:pPr>
              <w:jc w:val="center"/>
              <w:rPr>
                <w:sz w:val="18"/>
                <w:szCs w:val="18"/>
              </w:rPr>
            </w:pPr>
            <w:r w:rsidRPr="00420E74">
              <w:rPr>
                <w:sz w:val="18"/>
                <w:szCs w:val="18"/>
              </w:rPr>
              <w:t>1</w:t>
            </w:r>
          </w:p>
        </w:tc>
        <w:tc>
          <w:tcPr>
            <w:tcW w:w="1158" w:type="dxa"/>
          </w:tcPr>
          <w:p w14:paraId="622FCD6C" w14:textId="77777777" w:rsidR="00695A46" w:rsidRPr="00420E74" w:rsidRDefault="00695A46" w:rsidP="00575C54">
            <w:pPr>
              <w:jc w:val="center"/>
              <w:rPr>
                <w:sz w:val="18"/>
                <w:szCs w:val="18"/>
              </w:rPr>
            </w:pPr>
            <w:r w:rsidRPr="00420E74">
              <w:rPr>
                <w:sz w:val="18"/>
                <w:szCs w:val="18"/>
              </w:rPr>
              <w:t>2</w:t>
            </w:r>
          </w:p>
        </w:tc>
        <w:tc>
          <w:tcPr>
            <w:tcW w:w="1158" w:type="dxa"/>
          </w:tcPr>
          <w:p w14:paraId="5EE89F98" w14:textId="77777777" w:rsidR="00695A46" w:rsidRPr="00420E74" w:rsidRDefault="00695A46" w:rsidP="00575C54">
            <w:pPr>
              <w:jc w:val="center"/>
              <w:rPr>
                <w:sz w:val="18"/>
                <w:szCs w:val="18"/>
              </w:rPr>
            </w:pPr>
            <w:r w:rsidRPr="00420E74">
              <w:rPr>
                <w:sz w:val="18"/>
                <w:szCs w:val="18"/>
              </w:rPr>
              <w:t>2</w:t>
            </w:r>
          </w:p>
        </w:tc>
        <w:tc>
          <w:tcPr>
            <w:tcW w:w="1158" w:type="dxa"/>
          </w:tcPr>
          <w:p w14:paraId="1D3F719F" w14:textId="77777777" w:rsidR="00695A46" w:rsidRPr="00420E74" w:rsidRDefault="00695A46" w:rsidP="00575C54">
            <w:pPr>
              <w:jc w:val="center"/>
              <w:rPr>
                <w:sz w:val="18"/>
                <w:szCs w:val="18"/>
              </w:rPr>
            </w:pPr>
            <w:r w:rsidRPr="00420E74">
              <w:rPr>
                <w:sz w:val="18"/>
                <w:szCs w:val="18"/>
              </w:rPr>
              <w:t>2</w:t>
            </w:r>
          </w:p>
        </w:tc>
        <w:tc>
          <w:tcPr>
            <w:tcW w:w="1158" w:type="dxa"/>
          </w:tcPr>
          <w:p w14:paraId="25F6ADB7" w14:textId="77777777" w:rsidR="00695A46" w:rsidRPr="00420E74" w:rsidRDefault="00695A46" w:rsidP="00575C54">
            <w:pPr>
              <w:jc w:val="center"/>
              <w:rPr>
                <w:sz w:val="18"/>
                <w:szCs w:val="18"/>
              </w:rPr>
            </w:pPr>
            <w:r w:rsidRPr="00420E74">
              <w:rPr>
                <w:sz w:val="18"/>
                <w:szCs w:val="18"/>
              </w:rPr>
              <w:t>6</w:t>
            </w:r>
          </w:p>
        </w:tc>
        <w:tc>
          <w:tcPr>
            <w:tcW w:w="1158" w:type="dxa"/>
          </w:tcPr>
          <w:p w14:paraId="03730DDD" w14:textId="77777777" w:rsidR="00695A46" w:rsidRPr="00420E74" w:rsidRDefault="00695A46" w:rsidP="00575C54">
            <w:pPr>
              <w:jc w:val="center"/>
              <w:rPr>
                <w:sz w:val="18"/>
                <w:szCs w:val="18"/>
              </w:rPr>
            </w:pPr>
            <w:r w:rsidRPr="00420E74">
              <w:rPr>
                <w:sz w:val="18"/>
                <w:szCs w:val="18"/>
              </w:rPr>
              <w:t>4</w:t>
            </w:r>
          </w:p>
        </w:tc>
        <w:tc>
          <w:tcPr>
            <w:tcW w:w="1024" w:type="dxa"/>
          </w:tcPr>
          <w:p w14:paraId="6FE79C97" w14:textId="77777777" w:rsidR="00695A46" w:rsidRPr="00420E74" w:rsidRDefault="00695A46" w:rsidP="00575C54">
            <w:pPr>
              <w:jc w:val="center"/>
              <w:rPr>
                <w:sz w:val="18"/>
                <w:szCs w:val="18"/>
              </w:rPr>
            </w:pPr>
            <w:r w:rsidRPr="00420E74">
              <w:rPr>
                <w:sz w:val="18"/>
                <w:szCs w:val="18"/>
              </w:rPr>
              <w:t>17</w:t>
            </w:r>
          </w:p>
        </w:tc>
      </w:tr>
      <w:tr w:rsidR="00695A46" w14:paraId="17BD66F9" w14:textId="77777777" w:rsidTr="00555A8F">
        <w:tc>
          <w:tcPr>
            <w:tcW w:w="1272" w:type="dxa"/>
          </w:tcPr>
          <w:p w14:paraId="0005E8F6" w14:textId="77777777" w:rsidR="00695A46" w:rsidRPr="00420E74" w:rsidRDefault="00695A46" w:rsidP="00575C54">
            <w:pPr>
              <w:rPr>
                <w:sz w:val="18"/>
                <w:szCs w:val="18"/>
              </w:rPr>
            </w:pPr>
            <w:r w:rsidRPr="00420E74">
              <w:rPr>
                <w:sz w:val="18"/>
                <w:szCs w:val="18"/>
              </w:rPr>
              <w:t>Translog</w:t>
            </w:r>
          </w:p>
        </w:tc>
        <w:tc>
          <w:tcPr>
            <w:tcW w:w="1156" w:type="dxa"/>
          </w:tcPr>
          <w:p w14:paraId="7DC6D9AA" w14:textId="77777777" w:rsidR="00695A46" w:rsidRPr="00420E74" w:rsidRDefault="00695A46" w:rsidP="00575C54">
            <w:pPr>
              <w:jc w:val="center"/>
              <w:rPr>
                <w:sz w:val="18"/>
                <w:szCs w:val="18"/>
              </w:rPr>
            </w:pPr>
          </w:p>
        </w:tc>
        <w:tc>
          <w:tcPr>
            <w:tcW w:w="1158" w:type="dxa"/>
          </w:tcPr>
          <w:p w14:paraId="509946B8" w14:textId="77777777" w:rsidR="00695A46" w:rsidRPr="00420E74" w:rsidRDefault="00695A46" w:rsidP="00575C54">
            <w:pPr>
              <w:jc w:val="center"/>
              <w:rPr>
                <w:sz w:val="18"/>
                <w:szCs w:val="18"/>
              </w:rPr>
            </w:pPr>
          </w:p>
        </w:tc>
        <w:tc>
          <w:tcPr>
            <w:tcW w:w="1158" w:type="dxa"/>
          </w:tcPr>
          <w:p w14:paraId="233AE121" w14:textId="77777777" w:rsidR="00695A46" w:rsidRPr="00420E74" w:rsidRDefault="00695A46" w:rsidP="00575C54">
            <w:pPr>
              <w:jc w:val="center"/>
              <w:rPr>
                <w:sz w:val="18"/>
                <w:szCs w:val="18"/>
              </w:rPr>
            </w:pPr>
            <w:r w:rsidRPr="00420E74">
              <w:rPr>
                <w:sz w:val="18"/>
                <w:szCs w:val="18"/>
              </w:rPr>
              <w:t>1</w:t>
            </w:r>
          </w:p>
        </w:tc>
        <w:tc>
          <w:tcPr>
            <w:tcW w:w="1158" w:type="dxa"/>
          </w:tcPr>
          <w:p w14:paraId="24DB7220" w14:textId="77777777" w:rsidR="00695A46" w:rsidRPr="00420E74" w:rsidRDefault="00695A46" w:rsidP="00575C54">
            <w:pPr>
              <w:jc w:val="center"/>
              <w:rPr>
                <w:sz w:val="18"/>
                <w:szCs w:val="18"/>
              </w:rPr>
            </w:pPr>
            <w:r w:rsidRPr="00420E74">
              <w:rPr>
                <w:sz w:val="18"/>
                <w:szCs w:val="18"/>
              </w:rPr>
              <w:t>1</w:t>
            </w:r>
          </w:p>
        </w:tc>
        <w:tc>
          <w:tcPr>
            <w:tcW w:w="1158" w:type="dxa"/>
          </w:tcPr>
          <w:p w14:paraId="11B605E0" w14:textId="77777777" w:rsidR="00695A46" w:rsidRPr="00420E74" w:rsidRDefault="00695A46" w:rsidP="00575C54">
            <w:pPr>
              <w:jc w:val="center"/>
              <w:rPr>
                <w:sz w:val="18"/>
                <w:szCs w:val="18"/>
              </w:rPr>
            </w:pPr>
            <w:r w:rsidRPr="00420E74">
              <w:rPr>
                <w:sz w:val="18"/>
                <w:szCs w:val="18"/>
              </w:rPr>
              <w:t>1</w:t>
            </w:r>
          </w:p>
        </w:tc>
        <w:tc>
          <w:tcPr>
            <w:tcW w:w="1158" w:type="dxa"/>
          </w:tcPr>
          <w:p w14:paraId="0F0C2A76" w14:textId="77777777" w:rsidR="00695A46" w:rsidRPr="00420E74" w:rsidRDefault="00695A46" w:rsidP="00575C54">
            <w:pPr>
              <w:jc w:val="center"/>
              <w:rPr>
                <w:sz w:val="18"/>
                <w:szCs w:val="18"/>
              </w:rPr>
            </w:pPr>
            <w:r w:rsidRPr="00420E74">
              <w:rPr>
                <w:sz w:val="18"/>
                <w:szCs w:val="18"/>
              </w:rPr>
              <w:t>2</w:t>
            </w:r>
          </w:p>
        </w:tc>
        <w:tc>
          <w:tcPr>
            <w:tcW w:w="1024" w:type="dxa"/>
          </w:tcPr>
          <w:p w14:paraId="60C59A4D" w14:textId="77777777" w:rsidR="00695A46" w:rsidRPr="00420E74" w:rsidRDefault="00695A46" w:rsidP="00575C54">
            <w:pPr>
              <w:jc w:val="center"/>
              <w:rPr>
                <w:sz w:val="18"/>
                <w:szCs w:val="18"/>
              </w:rPr>
            </w:pPr>
            <w:r w:rsidRPr="00420E74">
              <w:rPr>
                <w:sz w:val="18"/>
                <w:szCs w:val="18"/>
              </w:rPr>
              <w:t>5</w:t>
            </w:r>
          </w:p>
        </w:tc>
      </w:tr>
      <w:tr w:rsidR="00695A46" w14:paraId="6878E703" w14:textId="77777777" w:rsidTr="00555A8F">
        <w:tc>
          <w:tcPr>
            <w:tcW w:w="1272" w:type="dxa"/>
          </w:tcPr>
          <w:p w14:paraId="5824209E" w14:textId="77777777" w:rsidR="00695A46" w:rsidRPr="00420E74" w:rsidRDefault="00695A46" w:rsidP="00575C54">
            <w:pPr>
              <w:rPr>
                <w:sz w:val="18"/>
                <w:szCs w:val="18"/>
              </w:rPr>
            </w:pPr>
            <w:r w:rsidRPr="00420E74">
              <w:rPr>
                <w:sz w:val="18"/>
                <w:szCs w:val="18"/>
              </w:rPr>
              <w:t>Linear</w:t>
            </w:r>
          </w:p>
        </w:tc>
        <w:tc>
          <w:tcPr>
            <w:tcW w:w="1156" w:type="dxa"/>
          </w:tcPr>
          <w:p w14:paraId="7D043625" w14:textId="77777777" w:rsidR="00695A46" w:rsidRPr="00420E74" w:rsidRDefault="00695A46" w:rsidP="00575C54">
            <w:pPr>
              <w:jc w:val="center"/>
              <w:rPr>
                <w:sz w:val="18"/>
                <w:szCs w:val="18"/>
              </w:rPr>
            </w:pPr>
            <w:r w:rsidRPr="00420E74">
              <w:rPr>
                <w:sz w:val="18"/>
                <w:szCs w:val="18"/>
              </w:rPr>
              <w:t>1</w:t>
            </w:r>
          </w:p>
        </w:tc>
        <w:tc>
          <w:tcPr>
            <w:tcW w:w="1158" w:type="dxa"/>
          </w:tcPr>
          <w:p w14:paraId="259E2719" w14:textId="77777777" w:rsidR="00695A46" w:rsidRPr="00420E74" w:rsidRDefault="00695A46" w:rsidP="00575C54">
            <w:pPr>
              <w:jc w:val="center"/>
              <w:rPr>
                <w:sz w:val="18"/>
                <w:szCs w:val="18"/>
              </w:rPr>
            </w:pPr>
          </w:p>
        </w:tc>
        <w:tc>
          <w:tcPr>
            <w:tcW w:w="1158" w:type="dxa"/>
          </w:tcPr>
          <w:p w14:paraId="3F4EB516" w14:textId="77777777" w:rsidR="00695A46" w:rsidRPr="00420E74" w:rsidRDefault="00695A46" w:rsidP="00575C54">
            <w:pPr>
              <w:jc w:val="center"/>
              <w:rPr>
                <w:sz w:val="18"/>
                <w:szCs w:val="18"/>
              </w:rPr>
            </w:pPr>
          </w:p>
        </w:tc>
        <w:tc>
          <w:tcPr>
            <w:tcW w:w="1158" w:type="dxa"/>
          </w:tcPr>
          <w:p w14:paraId="4985E003" w14:textId="77777777" w:rsidR="00695A46" w:rsidRPr="00420E74" w:rsidRDefault="00695A46" w:rsidP="00575C54">
            <w:pPr>
              <w:jc w:val="center"/>
              <w:rPr>
                <w:sz w:val="18"/>
                <w:szCs w:val="18"/>
              </w:rPr>
            </w:pPr>
            <w:r w:rsidRPr="00420E74">
              <w:rPr>
                <w:sz w:val="18"/>
                <w:szCs w:val="18"/>
              </w:rPr>
              <w:t>1</w:t>
            </w:r>
          </w:p>
        </w:tc>
        <w:tc>
          <w:tcPr>
            <w:tcW w:w="1158" w:type="dxa"/>
          </w:tcPr>
          <w:p w14:paraId="2FEFB6D2" w14:textId="77777777" w:rsidR="00695A46" w:rsidRPr="00420E74" w:rsidRDefault="00695A46" w:rsidP="00575C54">
            <w:pPr>
              <w:jc w:val="center"/>
              <w:rPr>
                <w:sz w:val="18"/>
                <w:szCs w:val="18"/>
              </w:rPr>
            </w:pPr>
            <w:r w:rsidRPr="00420E74">
              <w:rPr>
                <w:sz w:val="18"/>
                <w:szCs w:val="18"/>
              </w:rPr>
              <w:t>1</w:t>
            </w:r>
          </w:p>
        </w:tc>
        <w:tc>
          <w:tcPr>
            <w:tcW w:w="1158" w:type="dxa"/>
          </w:tcPr>
          <w:p w14:paraId="1A456710" w14:textId="77777777" w:rsidR="00695A46" w:rsidRPr="00420E74" w:rsidRDefault="00695A46" w:rsidP="00575C54">
            <w:pPr>
              <w:jc w:val="center"/>
              <w:rPr>
                <w:sz w:val="18"/>
                <w:szCs w:val="18"/>
              </w:rPr>
            </w:pPr>
            <w:r w:rsidRPr="00420E74">
              <w:rPr>
                <w:sz w:val="18"/>
                <w:szCs w:val="18"/>
              </w:rPr>
              <w:t>2</w:t>
            </w:r>
          </w:p>
        </w:tc>
        <w:tc>
          <w:tcPr>
            <w:tcW w:w="1024" w:type="dxa"/>
          </w:tcPr>
          <w:p w14:paraId="738FA34E" w14:textId="77777777" w:rsidR="00695A46" w:rsidRPr="00420E74" w:rsidRDefault="00695A46" w:rsidP="00575C54">
            <w:pPr>
              <w:jc w:val="center"/>
              <w:rPr>
                <w:sz w:val="18"/>
                <w:szCs w:val="18"/>
              </w:rPr>
            </w:pPr>
            <w:r w:rsidRPr="00420E74">
              <w:rPr>
                <w:sz w:val="18"/>
                <w:szCs w:val="18"/>
              </w:rPr>
              <w:t>5</w:t>
            </w:r>
          </w:p>
        </w:tc>
      </w:tr>
      <w:tr w:rsidR="00695A46" w14:paraId="74810ED0" w14:textId="77777777" w:rsidTr="00555A8F">
        <w:tc>
          <w:tcPr>
            <w:tcW w:w="1272" w:type="dxa"/>
          </w:tcPr>
          <w:p w14:paraId="01434BB7" w14:textId="77777777" w:rsidR="00695A46" w:rsidRPr="00420E74" w:rsidRDefault="00695A46" w:rsidP="00575C54">
            <w:pPr>
              <w:rPr>
                <w:sz w:val="18"/>
                <w:szCs w:val="18"/>
              </w:rPr>
            </w:pPr>
            <w:r w:rsidRPr="00420E74">
              <w:rPr>
                <w:sz w:val="18"/>
                <w:szCs w:val="18"/>
              </w:rPr>
              <w:t>Leontief</w:t>
            </w:r>
          </w:p>
        </w:tc>
        <w:tc>
          <w:tcPr>
            <w:tcW w:w="1156" w:type="dxa"/>
          </w:tcPr>
          <w:p w14:paraId="0DBC54FF" w14:textId="77777777" w:rsidR="00695A46" w:rsidRPr="00420E74" w:rsidRDefault="00695A46" w:rsidP="00575C54">
            <w:pPr>
              <w:jc w:val="center"/>
              <w:rPr>
                <w:sz w:val="18"/>
                <w:szCs w:val="18"/>
              </w:rPr>
            </w:pPr>
          </w:p>
        </w:tc>
        <w:tc>
          <w:tcPr>
            <w:tcW w:w="1158" w:type="dxa"/>
          </w:tcPr>
          <w:p w14:paraId="0D155FE1" w14:textId="77777777" w:rsidR="00695A46" w:rsidRPr="00420E74" w:rsidRDefault="00695A46" w:rsidP="00575C54">
            <w:pPr>
              <w:jc w:val="center"/>
              <w:rPr>
                <w:sz w:val="18"/>
                <w:szCs w:val="18"/>
              </w:rPr>
            </w:pPr>
            <w:r w:rsidRPr="00420E74">
              <w:rPr>
                <w:sz w:val="18"/>
                <w:szCs w:val="18"/>
              </w:rPr>
              <w:t>1</w:t>
            </w:r>
          </w:p>
        </w:tc>
        <w:tc>
          <w:tcPr>
            <w:tcW w:w="1158" w:type="dxa"/>
          </w:tcPr>
          <w:p w14:paraId="080C0449" w14:textId="77777777" w:rsidR="00695A46" w:rsidRPr="00420E74" w:rsidRDefault="00695A46" w:rsidP="00575C54">
            <w:pPr>
              <w:jc w:val="center"/>
              <w:rPr>
                <w:sz w:val="18"/>
                <w:szCs w:val="18"/>
              </w:rPr>
            </w:pPr>
          </w:p>
        </w:tc>
        <w:tc>
          <w:tcPr>
            <w:tcW w:w="1158" w:type="dxa"/>
          </w:tcPr>
          <w:p w14:paraId="500D0F91" w14:textId="77777777" w:rsidR="00695A46" w:rsidRPr="00420E74" w:rsidRDefault="00695A46" w:rsidP="00575C54">
            <w:pPr>
              <w:jc w:val="center"/>
              <w:rPr>
                <w:sz w:val="18"/>
                <w:szCs w:val="18"/>
              </w:rPr>
            </w:pPr>
            <w:r w:rsidRPr="00420E74">
              <w:rPr>
                <w:sz w:val="18"/>
                <w:szCs w:val="18"/>
              </w:rPr>
              <w:t>1</w:t>
            </w:r>
          </w:p>
        </w:tc>
        <w:tc>
          <w:tcPr>
            <w:tcW w:w="1158" w:type="dxa"/>
          </w:tcPr>
          <w:p w14:paraId="201B01DC" w14:textId="77777777" w:rsidR="00695A46" w:rsidRPr="00420E74" w:rsidRDefault="00695A46" w:rsidP="00575C54">
            <w:pPr>
              <w:jc w:val="center"/>
              <w:rPr>
                <w:sz w:val="18"/>
                <w:szCs w:val="18"/>
              </w:rPr>
            </w:pPr>
            <w:r w:rsidRPr="00420E74">
              <w:rPr>
                <w:sz w:val="18"/>
                <w:szCs w:val="18"/>
              </w:rPr>
              <w:t>1</w:t>
            </w:r>
          </w:p>
        </w:tc>
        <w:tc>
          <w:tcPr>
            <w:tcW w:w="1158" w:type="dxa"/>
          </w:tcPr>
          <w:p w14:paraId="47231E6D" w14:textId="77777777" w:rsidR="00695A46" w:rsidRPr="00420E74" w:rsidRDefault="00695A46" w:rsidP="00575C54">
            <w:pPr>
              <w:jc w:val="center"/>
              <w:rPr>
                <w:sz w:val="18"/>
                <w:szCs w:val="18"/>
              </w:rPr>
            </w:pPr>
            <w:r w:rsidRPr="00420E74">
              <w:rPr>
                <w:sz w:val="18"/>
                <w:szCs w:val="18"/>
              </w:rPr>
              <w:t>2</w:t>
            </w:r>
          </w:p>
        </w:tc>
        <w:tc>
          <w:tcPr>
            <w:tcW w:w="1024" w:type="dxa"/>
          </w:tcPr>
          <w:p w14:paraId="29531CB5" w14:textId="77777777" w:rsidR="00695A46" w:rsidRPr="00420E74" w:rsidRDefault="00695A46" w:rsidP="00575C54">
            <w:pPr>
              <w:jc w:val="center"/>
              <w:rPr>
                <w:sz w:val="18"/>
                <w:szCs w:val="18"/>
              </w:rPr>
            </w:pPr>
            <w:r w:rsidRPr="00420E74">
              <w:rPr>
                <w:sz w:val="18"/>
                <w:szCs w:val="18"/>
              </w:rPr>
              <w:t>5</w:t>
            </w:r>
          </w:p>
        </w:tc>
      </w:tr>
      <w:tr w:rsidR="00695A46" w14:paraId="52051F5E" w14:textId="77777777" w:rsidTr="00555A8F">
        <w:tc>
          <w:tcPr>
            <w:tcW w:w="1272" w:type="dxa"/>
          </w:tcPr>
          <w:p w14:paraId="16223135" w14:textId="77777777" w:rsidR="00695A46" w:rsidRPr="00420E74" w:rsidRDefault="00695A46" w:rsidP="00575C54">
            <w:pPr>
              <w:rPr>
                <w:sz w:val="18"/>
                <w:szCs w:val="18"/>
              </w:rPr>
            </w:pPr>
            <w:r w:rsidRPr="00420E74">
              <w:rPr>
                <w:sz w:val="18"/>
                <w:szCs w:val="18"/>
              </w:rPr>
              <w:t>VES</w:t>
            </w:r>
          </w:p>
        </w:tc>
        <w:tc>
          <w:tcPr>
            <w:tcW w:w="1156" w:type="dxa"/>
          </w:tcPr>
          <w:p w14:paraId="38C68A75" w14:textId="77777777" w:rsidR="00695A46" w:rsidRPr="00420E74" w:rsidRDefault="00695A46" w:rsidP="00575C54">
            <w:pPr>
              <w:jc w:val="center"/>
              <w:rPr>
                <w:sz w:val="18"/>
                <w:szCs w:val="18"/>
              </w:rPr>
            </w:pPr>
          </w:p>
        </w:tc>
        <w:tc>
          <w:tcPr>
            <w:tcW w:w="1158" w:type="dxa"/>
          </w:tcPr>
          <w:p w14:paraId="33BA79EE" w14:textId="77777777" w:rsidR="00695A46" w:rsidRPr="00420E74" w:rsidRDefault="00695A46" w:rsidP="00575C54">
            <w:pPr>
              <w:jc w:val="center"/>
              <w:rPr>
                <w:sz w:val="18"/>
                <w:szCs w:val="18"/>
              </w:rPr>
            </w:pPr>
          </w:p>
        </w:tc>
        <w:tc>
          <w:tcPr>
            <w:tcW w:w="1158" w:type="dxa"/>
          </w:tcPr>
          <w:p w14:paraId="13E4679F" w14:textId="77777777" w:rsidR="00695A46" w:rsidRPr="00420E74" w:rsidRDefault="00695A46" w:rsidP="00575C54">
            <w:pPr>
              <w:jc w:val="center"/>
              <w:rPr>
                <w:sz w:val="18"/>
                <w:szCs w:val="18"/>
              </w:rPr>
            </w:pPr>
            <w:r w:rsidRPr="00420E74">
              <w:rPr>
                <w:sz w:val="18"/>
                <w:szCs w:val="18"/>
              </w:rPr>
              <w:t>1</w:t>
            </w:r>
          </w:p>
        </w:tc>
        <w:tc>
          <w:tcPr>
            <w:tcW w:w="1158" w:type="dxa"/>
          </w:tcPr>
          <w:p w14:paraId="3C67EF2A" w14:textId="77777777" w:rsidR="00695A46" w:rsidRPr="00420E74" w:rsidRDefault="00695A46" w:rsidP="00575C54">
            <w:pPr>
              <w:jc w:val="center"/>
              <w:rPr>
                <w:sz w:val="18"/>
                <w:szCs w:val="18"/>
              </w:rPr>
            </w:pPr>
          </w:p>
        </w:tc>
        <w:tc>
          <w:tcPr>
            <w:tcW w:w="1158" w:type="dxa"/>
          </w:tcPr>
          <w:p w14:paraId="7A4F0522" w14:textId="77777777" w:rsidR="00695A46" w:rsidRPr="00420E74" w:rsidRDefault="00695A46" w:rsidP="00575C54">
            <w:pPr>
              <w:jc w:val="center"/>
              <w:rPr>
                <w:sz w:val="18"/>
                <w:szCs w:val="18"/>
              </w:rPr>
            </w:pPr>
          </w:p>
        </w:tc>
        <w:tc>
          <w:tcPr>
            <w:tcW w:w="1158" w:type="dxa"/>
          </w:tcPr>
          <w:p w14:paraId="4484D240" w14:textId="77777777" w:rsidR="00695A46" w:rsidRPr="00420E74" w:rsidRDefault="00695A46" w:rsidP="00575C54">
            <w:pPr>
              <w:jc w:val="center"/>
              <w:rPr>
                <w:sz w:val="18"/>
                <w:szCs w:val="18"/>
              </w:rPr>
            </w:pPr>
          </w:p>
        </w:tc>
        <w:tc>
          <w:tcPr>
            <w:tcW w:w="1024" w:type="dxa"/>
          </w:tcPr>
          <w:p w14:paraId="3682C67B" w14:textId="77777777" w:rsidR="00695A46" w:rsidRPr="00420E74" w:rsidRDefault="00695A46" w:rsidP="00575C54">
            <w:pPr>
              <w:jc w:val="center"/>
              <w:rPr>
                <w:sz w:val="18"/>
                <w:szCs w:val="18"/>
              </w:rPr>
            </w:pPr>
            <w:r w:rsidRPr="00420E74">
              <w:rPr>
                <w:sz w:val="18"/>
                <w:szCs w:val="18"/>
              </w:rPr>
              <w:t>1</w:t>
            </w:r>
          </w:p>
        </w:tc>
      </w:tr>
      <w:tr w:rsidR="00695A46" w14:paraId="1D009514" w14:textId="77777777" w:rsidTr="00555A8F">
        <w:tc>
          <w:tcPr>
            <w:tcW w:w="1272" w:type="dxa"/>
          </w:tcPr>
          <w:p w14:paraId="29914C51" w14:textId="77777777" w:rsidR="00695A46" w:rsidRPr="00420E74" w:rsidRDefault="00695A46" w:rsidP="00575C54">
            <w:pPr>
              <w:rPr>
                <w:sz w:val="18"/>
                <w:szCs w:val="18"/>
              </w:rPr>
            </w:pPr>
            <w:r w:rsidRPr="00420E74">
              <w:rPr>
                <w:sz w:val="18"/>
                <w:szCs w:val="18"/>
              </w:rPr>
              <w:t>Linex</w:t>
            </w:r>
          </w:p>
        </w:tc>
        <w:tc>
          <w:tcPr>
            <w:tcW w:w="1156" w:type="dxa"/>
          </w:tcPr>
          <w:p w14:paraId="462979DF" w14:textId="77777777" w:rsidR="00695A46" w:rsidRPr="00420E74" w:rsidRDefault="00695A46" w:rsidP="00575C54">
            <w:pPr>
              <w:jc w:val="center"/>
              <w:rPr>
                <w:sz w:val="18"/>
                <w:szCs w:val="18"/>
              </w:rPr>
            </w:pPr>
          </w:p>
        </w:tc>
        <w:tc>
          <w:tcPr>
            <w:tcW w:w="1158" w:type="dxa"/>
          </w:tcPr>
          <w:p w14:paraId="40352D90" w14:textId="77777777" w:rsidR="00695A46" w:rsidRPr="00420E74" w:rsidRDefault="00695A46" w:rsidP="00575C54">
            <w:pPr>
              <w:jc w:val="center"/>
              <w:rPr>
                <w:sz w:val="18"/>
                <w:szCs w:val="18"/>
              </w:rPr>
            </w:pPr>
          </w:p>
        </w:tc>
        <w:tc>
          <w:tcPr>
            <w:tcW w:w="1158" w:type="dxa"/>
          </w:tcPr>
          <w:p w14:paraId="5321C713" w14:textId="77777777" w:rsidR="00695A46" w:rsidRPr="00420E74" w:rsidRDefault="00695A46" w:rsidP="00575C54">
            <w:pPr>
              <w:jc w:val="center"/>
              <w:rPr>
                <w:sz w:val="18"/>
                <w:szCs w:val="18"/>
              </w:rPr>
            </w:pPr>
          </w:p>
        </w:tc>
        <w:tc>
          <w:tcPr>
            <w:tcW w:w="1158" w:type="dxa"/>
          </w:tcPr>
          <w:p w14:paraId="51DF14F8" w14:textId="77777777" w:rsidR="00695A46" w:rsidRPr="00420E74" w:rsidRDefault="00695A46" w:rsidP="00575C54">
            <w:pPr>
              <w:jc w:val="center"/>
              <w:rPr>
                <w:sz w:val="18"/>
                <w:szCs w:val="18"/>
              </w:rPr>
            </w:pPr>
          </w:p>
        </w:tc>
        <w:tc>
          <w:tcPr>
            <w:tcW w:w="1158" w:type="dxa"/>
          </w:tcPr>
          <w:p w14:paraId="76344B9A" w14:textId="77777777" w:rsidR="00695A46" w:rsidRPr="00420E74" w:rsidRDefault="00695A46" w:rsidP="00575C54">
            <w:pPr>
              <w:jc w:val="center"/>
              <w:rPr>
                <w:sz w:val="18"/>
                <w:szCs w:val="18"/>
              </w:rPr>
            </w:pPr>
            <w:r w:rsidRPr="00420E74">
              <w:rPr>
                <w:sz w:val="18"/>
                <w:szCs w:val="18"/>
              </w:rPr>
              <w:t>1</w:t>
            </w:r>
          </w:p>
        </w:tc>
        <w:tc>
          <w:tcPr>
            <w:tcW w:w="1158" w:type="dxa"/>
          </w:tcPr>
          <w:p w14:paraId="4F454729" w14:textId="77777777" w:rsidR="00695A46" w:rsidRPr="00420E74" w:rsidRDefault="00695A46" w:rsidP="00575C54">
            <w:pPr>
              <w:jc w:val="center"/>
              <w:rPr>
                <w:sz w:val="18"/>
                <w:szCs w:val="18"/>
              </w:rPr>
            </w:pPr>
          </w:p>
        </w:tc>
        <w:tc>
          <w:tcPr>
            <w:tcW w:w="1024" w:type="dxa"/>
          </w:tcPr>
          <w:p w14:paraId="2FC7BF3F" w14:textId="77777777" w:rsidR="00695A46" w:rsidRPr="00420E74" w:rsidRDefault="00695A46" w:rsidP="00575C54">
            <w:pPr>
              <w:jc w:val="center"/>
              <w:rPr>
                <w:sz w:val="18"/>
                <w:szCs w:val="18"/>
              </w:rPr>
            </w:pPr>
            <w:r w:rsidRPr="00420E74">
              <w:rPr>
                <w:sz w:val="18"/>
                <w:szCs w:val="18"/>
              </w:rPr>
              <w:t>1</w:t>
            </w:r>
          </w:p>
        </w:tc>
      </w:tr>
      <w:tr w:rsidR="00695A46" w14:paraId="559DD016" w14:textId="77777777" w:rsidTr="00555A8F">
        <w:tc>
          <w:tcPr>
            <w:tcW w:w="1272" w:type="dxa"/>
          </w:tcPr>
          <w:p w14:paraId="3A63D4CB" w14:textId="77777777" w:rsidR="00695A46" w:rsidRPr="00420E74" w:rsidRDefault="00695A46" w:rsidP="00575C54">
            <w:pPr>
              <w:rPr>
                <w:b/>
                <w:sz w:val="18"/>
                <w:szCs w:val="18"/>
              </w:rPr>
            </w:pPr>
            <w:r w:rsidRPr="00420E74">
              <w:rPr>
                <w:b/>
                <w:sz w:val="18"/>
                <w:szCs w:val="18"/>
              </w:rPr>
              <w:t>Total</w:t>
            </w:r>
          </w:p>
        </w:tc>
        <w:tc>
          <w:tcPr>
            <w:tcW w:w="1156" w:type="dxa"/>
          </w:tcPr>
          <w:p w14:paraId="22E72FE3" w14:textId="77777777" w:rsidR="00695A46" w:rsidRPr="00420E74" w:rsidRDefault="00695A46" w:rsidP="00575C54">
            <w:pPr>
              <w:jc w:val="center"/>
              <w:rPr>
                <w:b/>
                <w:sz w:val="18"/>
                <w:szCs w:val="18"/>
              </w:rPr>
            </w:pPr>
            <w:r w:rsidRPr="00420E74">
              <w:rPr>
                <w:b/>
                <w:sz w:val="18"/>
                <w:szCs w:val="18"/>
              </w:rPr>
              <w:t>5</w:t>
            </w:r>
          </w:p>
        </w:tc>
        <w:tc>
          <w:tcPr>
            <w:tcW w:w="1158" w:type="dxa"/>
          </w:tcPr>
          <w:p w14:paraId="1A24DD87" w14:textId="77777777" w:rsidR="00695A46" w:rsidRPr="00420E74" w:rsidRDefault="00695A46" w:rsidP="00575C54">
            <w:pPr>
              <w:jc w:val="center"/>
              <w:rPr>
                <w:b/>
                <w:sz w:val="18"/>
                <w:szCs w:val="18"/>
              </w:rPr>
            </w:pPr>
            <w:r w:rsidRPr="00420E74">
              <w:rPr>
                <w:b/>
                <w:sz w:val="18"/>
                <w:szCs w:val="18"/>
              </w:rPr>
              <w:t>7</w:t>
            </w:r>
          </w:p>
        </w:tc>
        <w:tc>
          <w:tcPr>
            <w:tcW w:w="1158" w:type="dxa"/>
          </w:tcPr>
          <w:p w14:paraId="13533127" w14:textId="77777777" w:rsidR="00695A46" w:rsidRPr="00420E74" w:rsidRDefault="00695A46" w:rsidP="00575C54">
            <w:pPr>
              <w:jc w:val="center"/>
              <w:rPr>
                <w:b/>
                <w:sz w:val="18"/>
                <w:szCs w:val="18"/>
              </w:rPr>
            </w:pPr>
            <w:r w:rsidRPr="00420E74">
              <w:rPr>
                <w:b/>
                <w:sz w:val="18"/>
                <w:szCs w:val="18"/>
              </w:rPr>
              <w:t>8</w:t>
            </w:r>
          </w:p>
        </w:tc>
        <w:tc>
          <w:tcPr>
            <w:tcW w:w="1158" w:type="dxa"/>
          </w:tcPr>
          <w:p w14:paraId="799165FA" w14:textId="77777777" w:rsidR="00695A46" w:rsidRPr="00420E74" w:rsidRDefault="00695A46" w:rsidP="00575C54">
            <w:pPr>
              <w:jc w:val="center"/>
              <w:rPr>
                <w:b/>
                <w:sz w:val="18"/>
                <w:szCs w:val="18"/>
              </w:rPr>
            </w:pPr>
            <w:r w:rsidRPr="00420E74">
              <w:rPr>
                <w:b/>
                <w:sz w:val="18"/>
                <w:szCs w:val="18"/>
              </w:rPr>
              <w:t>11</w:t>
            </w:r>
          </w:p>
        </w:tc>
        <w:tc>
          <w:tcPr>
            <w:tcW w:w="1158" w:type="dxa"/>
          </w:tcPr>
          <w:p w14:paraId="5A022C98" w14:textId="77777777" w:rsidR="00695A46" w:rsidRPr="00420E74" w:rsidRDefault="00695A46" w:rsidP="00575C54">
            <w:pPr>
              <w:jc w:val="center"/>
              <w:rPr>
                <w:b/>
                <w:sz w:val="18"/>
                <w:szCs w:val="18"/>
              </w:rPr>
            </w:pPr>
            <w:r w:rsidRPr="00420E74">
              <w:rPr>
                <w:b/>
                <w:sz w:val="18"/>
                <w:szCs w:val="18"/>
              </w:rPr>
              <w:t>20</w:t>
            </w:r>
          </w:p>
        </w:tc>
        <w:tc>
          <w:tcPr>
            <w:tcW w:w="1158" w:type="dxa"/>
          </w:tcPr>
          <w:p w14:paraId="207597F7" w14:textId="77777777" w:rsidR="00695A46" w:rsidRPr="00420E74" w:rsidRDefault="00695A46" w:rsidP="00575C54">
            <w:pPr>
              <w:jc w:val="center"/>
              <w:rPr>
                <w:b/>
                <w:sz w:val="18"/>
                <w:szCs w:val="18"/>
              </w:rPr>
            </w:pPr>
            <w:r w:rsidRPr="00420E74">
              <w:rPr>
                <w:b/>
                <w:sz w:val="18"/>
                <w:szCs w:val="18"/>
              </w:rPr>
              <w:t>12</w:t>
            </w:r>
          </w:p>
        </w:tc>
        <w:tc>
          <w:tcPr>
            <w:tcW w:w="1024" w:type="dxa"/>
          </w:tcPr>
          <w:p w14:paraId="5A53A2EA" w14:textId="77777777" w:rsidR="00695A46" w:rsidRPr="00420E74" w:rsidRDefault="00695A46" w:rsidP="00575C54">
            <w:pPr>
              <w:jc w:val="center"/>
              <w:rPr>
                <w:b/>
                <w:sz w:val="18"/>
                <w:szCs w:val="18"/>
              </w:rPr>
            </w:pPr>
            <w:r w:rsidRPr="00420E74">
              <w:rPr>
                <w:b/>
                <w:sz w:val="18"/>
                <w:szCs w:val="18"/>
              </w:rPr>
              <w:t>63</w:t>
            </w:r>
          </w:p>
        </w:tc>
      </w:tr>
    </w:tbl>
    <w:p w14:paraId="5EAB022D" w14:textId="77777777" w:rsidR="00555A8F" w:rsidRDefault="00555A8F" w:rsidP="00555A8F"/>
    <w:p w14:paraId="119EEAA6" w14:textId="77777777" w:rsidR="008E1A5D" w:rsidRDefault="008E1A5D" w:rsidP="00555A8F"/>
    <w:p w14:paraId="4B8F5B4B" w14:textId="38692356" w:rsidR="008E1A5D" w:rsidRDefault="008E1A5D" w:rsidP="008E1A5D">
      <w:r>
        <w:t>To test this, we used a similar search in IDEAS/REPEC and Science-Direct databases</w:t>
      </w:r>
      <w:r>
        <w:rPr>
          <w:rStyle w:val="FootnoteReference"/>
        </w:rPr>
        <w:footnoteReference w:id="3"/>
      </w:r>
      <w:r>
        <w:t xml:space="preserve">.  </w:t>
      </w:r>
      <w:r>
        <w:fldChar w:fldCharType="begin"/>
      </w:r>
      <w:r>
        <w:instrText xml:space="preserve"> REF _Ref415138738 \h </w:instrText>
      </w:r>
      <w:r>
        <w:fldChar w:fldCharType="separate"/>
      </w:r>
      <w:r>
        <w:t xml:space="preserve">Table </w:t>
      </w:r>
      <w:r>
        <w:rPr>
          <w:noProof/>
        </w:rPr>
        <w:t>1</w:t>
      </w:r>
      <w:r>
        <w:fldChar w:fldCharType="end"/>
      </w:r>
      <w:r>
        <w:t xml:space="preserve"> shows the results, which confirm the ascendancy of the CD and CES functions (with Translog a notable third). However, only partial support is found for the assertion that the CES function is increasingly used versus CD function, since the number of CES papers are around half those of CD function for 2006-2015. Yet this conflict with the Google Scholar search may actually be due the fact Google Scholar encompasses a much wider search area: and so picks up much more of the practical reports using CES (e.g.</w:t>
      </w:r>
      <w:r>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"id" : "ITEM-2",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"ITEM-2", "issued" : { "date-parts" : [ [ "2011" ] ] }, "title" : "The Normalised CES Production Function: Theory and Empirics", "type" : "article-journal" }, "uris" : [ "http://www.mendeley.com/documents/?uuid=3e36ce92-6360-423a-b5da-595cca113dd2" ] }, { "id" : "ITEM-3",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"ITEM-3", "issued" : { "date-parts" : [ [ "2010" ] ] }, "page" : "1-49", "title" : "Growth Accounting with Misallocation: Or, Doing Less with More in Singapore", "type" : "article-journal" }, "uris" : [ "http://www.mendeley.com/documents/?uuid=484aa2a3-b39f-4173-87b5-87c88c4ee80e" ] } ], "mendeley" : { "formattedCitation" : "(29,81,99)", "plainTextFormattedCitation" : "(29,81,99)", "previouslyFormattedCitation" : "(29,81,99)" }, "properties" : { "noteIndex" : 0 }, "schema" : "https://github.com/citation-style-language/schema/raw/master/csl-citation.json" }</w:instrText>
      </w:r>
      <w:r>
        <w:fldChar w:fldCharType="separate"/>
      </w:r>
      <w:r w:rsidR="00FB291D" w:rsidRPr="00FB291D">
        <w:rPr>
          <w:noProof/>
        </w:rPr>
        <w:t>(29,81,99)</w:t>
      </w:r>
      <w:r>
        <w:fldChar w:fldCharType="end"/>
      </w:r>
      <w:r>
        <w:t xml:space="preserve">) rather than the more academic returns of the IDEAS-REPEC and Science Direct databases. </w:t>
      </w:r>
    </w:p>
    <w:p w14:paraId="55AE1959" w14:textId="77777777" w:rsidR="008E1A5D" w:rsidRDefault="008E1A5D" w:rsidP="008E1A5D">
      <w:pPr>
        <w:pStyle w:val="Caption"/>
      </w:pPr>
      <w:r>
        <w:t xml:space="preserve">Table </w:t>
      </w:r>
      <w:fldSimple w:instr=" SEQ Table \* ARABIC ">
        <w:r>
          <w:rPr>
            <w:noProof/>
          </w:rPr>
          <w:t>1</w:t>
        </w:r>
      </w:fldSimple>
      <w:r>
        <w:t xml:space="preserve">: search results for production function references from IDEAS-REPEC and Science Direct databases </w:t>
      </w:r>
    </w:p>
    <w:tbl>
      <w:tblPr>
        <w:tblW w:w="9268" w:type="dxa"/>
        <w:tblInd w:w="93" w:type="dxa"/>
        <w:tblLook w:val="04A0" w:firstRow="1" w:lastRow="0" w:firstColumn="1" w:lastColumn="0" w:noHBand="0" w:noVBand="1"/>
      </w:tblPr>
      <w:tblGrid>
        <w:gridCol w:w="1291"/>
        <w:gridCol w:w="1134"/>
        <w:gridCol w:w="992"/>
        <w:gridCol w:w="993"/>
        <w:gridCol w:w="992"/>
        <w:gridCol w:w="992"/>
        <w:gridCol w:w="992"/>
        <w:gridCol w:w="993"/>
        <w:gridCol w:w="889"/>
      </w:tblGrid>
      <w:tr w:rsidR="008E1A5D" w:rsidRPr="005221BA" w14:paraId="1E6D0624" w14:textId="77777777" w:rsidTr="008D602F">
        <w:trPr>
          <w:trHeight w:val="300"/>
        </w:trPr>
        <w:tc>
          <w:tcPr>
            <w:tcW w:w="129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F41A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Function</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5660B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1900-2005</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C9E78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2006-2015</w:t>
            </w:r>
          </w:p>
        </w:tc>
        <w:tc>
          <w:tcPr>
            <w:tcW w:w="198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C53BE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Total</w:t>
            </w:r>
          </w:p>
        </w:tc>
        <w:tc>
          <w:tcPr>
            <w:tcW w:w="188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98F14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 2006-2015</w:t>
            </w:r>
          </w:p>
        </w:tc>
      </w:tr>
      <w:tr w:rsidR="008E1A5D" w:rsidRPr="005221BA" w14:paraId="658C1D8B" w14:textId="77777777" w:rsidTr="008D602F">
        <w:trPr>
          <w:trHeight w:val="600"/>
        </w:trPr>
        <w:tc>
          <w:tcPr>
            <w:tcW w:w="1291" w:type="dxa"/>
            <w:vMerge/>
            <w:tcBorders>
              <w:top w:val="single" w:sz="4" w:space="0" w:color="auto"/>
              <w:left w:val="single" w:sz="4" w:space="0" w:color="auto"/>
              <w:bottom w:val="single" w:sz="4" w:space="0" w:color="auto"/>
              <w:right w:val="single" w:sz="4" w:space="0" w:color="auto"/>
            </w:tcBorders>
            <w:vAlign w:val="center"/>
            <w:hideMark/>
          </w:tcPr>
          <w:p w14:paraId="5791425B" w14:textId="77777777" w:rsidR="008E1A5D" w:rsidRPr="005221BA" w:rsidRDefault="008E1A5D" w:rsidP="008D602F">
            <w:pPr>
              <w:spacing w:after="0" w:line="240" w:lineRule="auto"/>
              <w:rPr>
                <w:rFonts w:ascii="Calibri" w:hAnsi="Calibri" w:cs="Times New Roman"/>
                <w:color w:val="000000"/>
                <w:sz w:val="22"/>
                <w:szCs w:val="22"/>
              </w:rPr>
            </w:pPr>
          </w:p>
        </w:tc>
        <w:tc>
          <w:tcPr>
            <w:tcW w:w="1134" w:type="dxa"/>
            <w:tcBorders>
              <w:top w:val="nil"/>
              <w:left w:val="nil"/>
              <w:bottom w:val="single" w:sz="4" w:space="0" w:color="auto"/>
              <w:right w:val="single" w:sz="4" w:space="0" w:color="auto"/>
            </w:tcBorders>
            <w:shd w:val="clear" w:color="auto" w:fill="auto"/>
            <w:vAlign w:val="center"/>
            <w:hideMark/>
          </w:tcPr>
          <w:p w14:paraId="7AAB8E7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22869E7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3" w:type="dxa"/>
            <w:tcBorders>
              <w:top w:val="nil"/>
              <w:left w:val="nil"/>
              <w:bottom w:val="single" w:sz="4" w:space="0" w:color="auto"/>
              <w:right w:val="single" w:sz="4" w:space="0" w:color="auto"/>
            </w:tcBorders>
            <w:shd w:val="clear" w:color="auto" w:fill="auto"/>
            <w:vAlign w:val="center"/>
            <w:hideMark/>
          </w:tcPr>
          <w:p w14:paraId="217B011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06E5CDD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2" w:type="dxa"/>
            <w:tcBorders>
              <w:top w:val="nil"/>
              <w:left w:val="nil"/>
              <w:bottom w:val="single" w:sz="4" w:space="0" w:color="auto"/>
              <w:right w:val="single" w:sz="4" w:space="0" w:color="auto"/>
            </w:tcBorders>
            <w:shd w:val="clear" w:color="auto" w:fill="auto"/>
            <w:vAlign w:val="center"/>
            <w:hideMark/>
          </w:tcPr>
          <w:p w14:paraId="3916559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28DE93A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3" w:type="dxa"/>
            <w:tcBorders>
              <w:top w:val="nil"/>
              <w:left w:val="nil"/>
              <w:bottom w:val="single" w:sz="4" w:space="0" w:color="auto"/>
              <w:right w:val="single" w:sz="4" w:space="0" w:color="auto"/>
            </w:tcBorders>
            <w:shd w:val="clear" w:color="auto" w:fill="auto"/>
            <w:vAlign w:val="center"/>
            <w:hideMark/>
          </w:tcPr>
          <w:p w14:paraId="7DD3CCB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889" w:type="dxa"/>
            <w:tcBorders>
              <w:top w:val="nil"/>
              <w:left w:val="nil"/>
              <w:bottom w:val="single" w:sz="4" w:space="0" w:color="auto"/>
              <w:right w:val="single" w:sz="4" w:space="0" w:color="auto"/>
            </w:tcBorders>
            <w:shd w:val="clear" w:color="auto" w:fill="auto"/>
            <w:vAlign w:val="center"/>
            <w:hideMark/>
          </w:tcPr>
          <w:p w14:paraId="4161F1F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r>
      <w:tr w:rsidR="008E1A5D" w:rsidRPr="005221BA" w14:paraId="4F486F50" w14:textId="77777777" w:rsidTr="008D602F">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E5B8B7" w:themeFill="accent2" w:themeFillTint="66"/>
            <w:noWrap/>
            <w:vAlign w:val="bottom"/>
            <w:hideMark/>
          </w:tcPr>
          <w:p w14:paraId="4B5639A8"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CD</w:t>
            </w:r>
          </w:p>
        </w:tc>
        <w:tc>
          <w:tcPr>
            <w:tcW w:w="1134"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5EECBE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182</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511500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3437369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254</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5352A6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73</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3A9519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436</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31ABFE53"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129</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E48824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58%</w:t>
            </w:r>
          </w:p>
        </w:tc>
        <w:tc>
          <w:tcPr>
            <w:tcW w:w="889"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EBACC9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57%</w:t>
            </w:r>
          </w:p>
        </w:tc>
      </w:tr>
      <w:tr w:rsidR="008E1A5D" w:rsidRPr="005221BA" w14:paraId="3D99349A" w14:textId="77777777" w:rsidTr="008D602F">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E5B8B7" w:themeFill="accent2" w:themeFillTint="66"/>
            <w:noWrap/>
            <w:vAlign w:val="bottom"/>
            <w:hideMark/>
          </w:tcPr>
          <w:p w14:paraId="28E32675"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lastRenderedPageBreak/>
              <w:t>CES</w:t>
            </w:r>
          </w:p>
        </w:tc>
        <w:tc>
          <w:tcPr>
            <w:tcW w:w="1134"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D471A8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1BD1F74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26</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61081BC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125</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0F1EC25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44</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A115E2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181</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75648B2"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70</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42FD3E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69%</w:t>
            </w:r>
          </w:p>
        </w:tc>
        <w:tc>
          <w:tcPr>
            <w:tcW w:w="889"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9E0BC0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63%</w:t>
            </w:r>
          </w:p>
        </w:tc>
      </w:tr>
      <w:tr w:rsidR="008E1A5D" w:rsidRPr="005221BA" w14:paraId="592B3A99"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3983C14D"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VES</w:t>
            </w:r>
          </w:p>
        </w:tc>
        <w:tc>
          <w:tcPr>
            <w:tcW w:w="1134" w:type="dxa"/>
            <w:tcBorders>
              <w:top w:val="nil"/>
              <w:left w:val="nil"/>
              <w:bottom w:val="single" w:sz="4" w:space="0" w:color="auto"/>
              <w:right w:val="single" w:sz="4" w:space="0" w:color="auto"/>
            </w:tcBorders>
            <w:shd w:val="clear" w:color="auto" w:fill="auto"/>
            <w:noWrap/>
            <w:vAlign w:val="center"/>
            <w:hideMark/>
          </w:tcPr>
          <w:p w14:paraId="0E9B7A2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w:t>
            </w:r>
          </w:p>
        </w:tc>
        <w:tc>
          <w:tcPr>
            <w:tcW w:w="992" w:type="dxa"/>
            <w:tcBorders>
              <w:top w:val="nil"/>
              <w:left w:val="nil"/>
              <w:bottom w:val="single" w:sz="4" w:space="0" w:color="auto"/>
              <w:right w:val="single" w:sz="4" w:space="0" w:color="auto"/>
            </w:tcBorders>
            <w:shd w:val="clear" w:color="auto" w:fill="auto"/>
            <w:noWrap/>
            <w:vAlign w:val="center"/>
            <w:hideMark/>
          </w:tcPr>
          <w:p w14:paraId="7DA9A8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w:t>
            </w:r>
          </w:p>
        </w:tc>
        <w:tc>
          <w:tcPr>
            <w:tcW w:w="993" w:type="dxa"/>
            <w:tcBorders>
              <w:top w:val="nil"/>
              <w:left w:val="nil"/>
              <w:bottom w:val="single" w:sz="4" w:space="0" w:color="auto"/>
              <w:right w:val="single" w:sz="4" w:space="0" w:color="auto"/>
            </w:tcBorders>
            <w:shd w:val="clear" w:color="auto" w:fill="auto"/>
            <w:noWrap/>
            <w:vAlign w:val="center"/>
            <w:hideMark/>
          </w:tcPr>
          <w:p w14:paraId="70BB6FE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w:t>
            </w:r>
          </w:p>
        </w:tc>
        <w:tc>
          <w:tcPr>
            <w:tcW w:w="992" w:type="dxa"/>
            <w:tcBorders>
              <w:top w:val="nil"/>
              <w:left w:val="nil"/>
              <w:bottom w:val="single" w:sz="4" w:space="0" w:color="auto"/>
              <w:right w:val="single" w:sz="4" w:space="0" w:color="auto"/>
            </w:tcBorders>
            <w:shd w:val="clear" w:color="auto" w:fill="auto"/>
            <w:noWrap/>
            <w:vAlign w:val="center"/>
            <w:hideMark/>
          </w:tcPr>
          <w:p w14:paraId="61C15D9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523148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2" w:type="dxa"/>
            <w:tcBorders>
              <w:top w:val="nil"/>
              <w:left w:val="nil"/>
              <w:bottom w:val="single" w:sz="4" w:space="0" w:color="auto"/>
              <w:right w:val="single" w:sz="4" w:space="0" w:color="auto"/>
            </w:tcBorders>
            <w:shd w:val="clear" w:color="auto" w:fill="auto"/>
            <w:noWrap/>
            <w:vAlign w:val="center"/>
            <w:hideMark/>
          </w:tcPr>
          <w:p w14:paraId="47C092C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3" w:type="dxa"/>
            <w:tcBorders>
              <w:top w:val="nil"/>
              <w:left w:val="nil"/>
              <w:bottom w:val="single" w:sz="4" w:space="0" w:color="auto"/>
              <w:right w:val="single" w:sz="4" w:space="0" w:color="auto"/>
            </w:tcBorders>
            <w:shd w:val="clear" w:color="auto" w:fill="auto"/>
            <w:noWrap/>
            <w:vAlign w:val="center"/>
            <w:hideMark/>
          </w:tcPr>
          <w:p w14:paraId="41CB38B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17%</w:t>
            </w:r>
          </w:p>
        </w:tc>
        <w:tc>
          <w:tcPr>
            <w:tcW w:w="889" w:type="dxa"/>
            <w:tcBorders>
              <w:top w:val="nil"/>
              <w:left w:val="nil"/>
              <w:bottom w:val="single" w:sz="4" w:space="0" w:color="auto"/>
              <w:right w:val="single" w:sz="4" w:space="0" w:color="auto"/>
            </w:tcBorders>
            <w:shd w:val="clear" w:color="auto" w:fill="auto"/>
            <w:noWrap/>
            <w:vAlign w:val="center"/>
            <w:hideMark/>
          </w:tcPr>
          <w:p w14:paraId="2C4B208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75%</w:t>
            </w:r>
          </w:p>
        </w:tc>
      </w:tr>
      <w:tr w:rsidR="008E1A5D" w:rsidRPr="005221BA" w14:paraId="791B9781"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6A73E6D5"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Linex</w:t>
            </w:r>
          </w:p>
        </w:tc>
        <w:tc>
          <w:tcPr>
            <w:tcW w:w="1134" w:type="dxa"/>
            <w:tcBorders>
              <w:top w:val="nil"/>
              <w:left w:val="nil"/>
              <w:bottom w:val="single" w:sz="4" w:space="0" w:color="auto"/>
              <w:right w:val="single" w:sz="4" w:space="0" w:color="auto"/>
            </w:tcBorders>
            <w:shd w:val="clear" w:color="auto" w:fill="auto"/>
            <w:noWrap/>
            <w:vAlign w:val="center"/>
            <w:hideMark/>
          </w:tcPr>
          <w:p w14:paraId="7B6B5EC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611F091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3" w:type="dxa"/>
            <w:tcBorders>
              <w:top w:val="nil"/>
              <w:left w:val="nil"/>
              <w:bottom w:val="single" w:sz="4" w:space="0" w:color="auto"/>
              <w:right w:val="single" w:sz="4" w:space="0" w:color="auto"/>
            </w:tcBorders>
            <w:shd w:val="clear" w:color="auto" w:fill="auto"/>
            <w:noWrap/>
            <w:vAlign w:val="center"/>
            <w:hideMark/>
          </w:tcPr>
          <w:p w14:paraId="7EACEF0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2" w:type="dxa"/>
            <w:tcBorders>
              <w:top w:val="nil"/>
              <w:left w:val="nil"/>
              <w:bottom w:val="single" w:sz="4" w:space="0" w:color="auto"/>
              <w:right w:val="single" w:sz="4" w:space="0" w:color="auto"/>
            </w:tcBorders>
            <w:shd w:val="clear" w:color="auto" w:fill="auto"/>
            <w:noWrap/>
            <w:vAlign w:val="center"/>
            <w:hideMark/>
          </w:tcPr>
          <w:p w14:paraId="4B59DAE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14:paraId="5130563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2" w:type="dxa"/>
            <w:tcBorders>
              <w:top w:val="nil"/>
              <w:left w:val="nil"/>
              <w:bottom w:val="single" w:sz="4" w:space="0" w:color="auto"/>
              <w:right w:val="single" w:sz="4" w:space="0" w:color="auto"/>
            </w:tcBorders>
            <w:shd w:val="clear" w:color="auto" w:fill="auto"/>
            <w:noWrap/>
            <w:vAlign w:val="center"/>
            <w:hideMark/>
          </w:tcPr>
          <w:p w14:paraId="46695F7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3" w:type="dxa"/>
            <w:tcBorders>
              <w:top w:val="nil"/>
              <w:left w:val="nil"/>
              <w:bottom w:val="single" w:sz="4" w:space="0" w:color="auto"/>
              <w:right w:val="single" w:sz="4" w:space="0" w:color="auto"/>
            </w:tcBorders>
            <w:shd w:val="clear" w:color="auto" w:fill="auto"/>
            <w:noWrap/>
            <w:vAlign w:val="center"/>
            <w:hideMark/>
          </w:tcPr>
          <w:p w14:paraId="537F408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100%</w:t>
            </w:r>
          </w:p>
        </w:tc>
        <w:tc>
          <w:tcPr>
            <w:tcW w:w="889" w:type="dxa"/>
            <w:tcBorders>
              <w:top w:val="nil"/>
              <w:left w:val="nil"/>
              <w:bottom w:val="single" w:sz="4" w:space="0" w:color="auto"/>
              <w:right w:val="single" w:sz="4" w:space="0" w:color="auto"/>
            </w:tcBorders>
            <w:shd w:val="clear" w:color="auto" w:fill="auto"/>
            <w:noWrap/>
            <w:vAlign w:val="center"/>
            <w:hideMark/>
          </w:tcPr>
          <w:p w14:paraId="53DA4F2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50%</w:t>
            </w:r>
          </w:p>
        </w:tc>
      </w:tr>
      <w:tr w:rsidR="008E1A5D" w:rsidRPr="005221BA" w14:paraId="2620F4CC"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3290383C"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Translog</w:t>
            </w:r>
          </w:p>
        </w:tc>
        <w:tc>
          <w:tcPr>
            <w:tcW w:w="1134" w:type="dxa"/>
            <w:tcBorders>
              <w:top w:val="nil"/>
              <w:left w:val="nil"/>
              <w:bottom w:val="single" w:sz="4" w:space="0" w:color="auto"/>
              <w:right w:val="single" w:sz="4" w:space="0" w:color="auto"/>
            </w:tcBorders>
            <w:shd w:val="clear" w:color="auto" w:fill="auto"/>
            <w:noWrap/>
            <w:vAlign w:val="center"/>
            <w:hideMark/>
          </w:tcPr>
          <w:p w14:paraId="61CA1FC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71</w:t>
            </w:r>
          </w:p>
        </w:tc>
        <w:tc>
          <w:tcPr>
            <w:tcW w:w="992" w:type="dxa"/>
            <w:tcBorders>
              <w:top w:val="nil"/>
              <w:left w:val="nil"/>
              <w:bottom w:val="single" w:sz="4" w:space="0" w:color="auto"/>
              <w:right w:val="single" w:sz="4" w:space="0" w:color="auto"/>
            </w:tcBorders>
            <w:shd w:val="clear" w:color="auto" w:fill="auto"/>
            <w:noWrap/>
            <w:vAlign w:val="center"/>
            <w:hideMark/>
          </w:tcPr>
          <w:p w14:paraId="2230ED4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26</w:t>
            </w:r>
          </w:p>
        </w:tc>
        <w:tc>
          <w:tcPr>
            <w:tcW w:w="993" w:type="dxa"/>
            <w:tcBorders>
              <w:top w:val="nil"/>
              <w:left w:val="nil"/>
              <w:bottom w:val="single" w:sz="4" w:space="0" w:color="auto"/>
              <w:right w:val="single" w:sz="4" w:space="0" w:color="auto"/>
            </w:tcBorders>
            <w:shd w:val="clear" w:color="auto" w:fill="auto"/>
            <w:noWrap/>
            <w:vAlign w:val="center"/>
            <w:hideMark/>
          </w:tcPr>
          <w:p w14:paraId="4A0C9A0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67</w:t>
            </w:r>
          </w:p>
        </w:tc>
        <w:tc>
          <w:tcPr>
            <w:tcW w:w="992" w:type="dxa"/>
            <w:tcBorders>
              <w:top w:val="nil"/>
              <w:left w:val="nil"/>
              <w:bottom w:val="single" w:sz="4" w:space="0" w:color="auto"/>
              <w:right w:val="single" w:sz="4" w:space="0" w:color="auto"/>
            </w:tcBorders>
            <w:shd w:val="clear" w:color="auto" w:fill="auto"/>
            <w:noWrap/>
            <w:vAlign w:val="center"/>
            <w:hideMark/>
          </w:tcPr>
          <w:p w14:paraId="607E16C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22</w:t>
            </w:r>
          </w:p>
        </w:tc>
        <w:tc>
          <w:tcPr>
            <w:tcW w:w="992" w:type="dxa"/>
            <w:tcBorders>
              <w:top w:val="nil"/>
              <w:left w:val="nil"/>
              <w:bottom w:val="single" w:sz="4" w:space="0" w:color="auto"/>
              <w:right w:val="single" w:sz="4" w:space="0" w:color="auto"/>
            </w:tcBorders>
            <w:shd w:val="clear" w:color="auto" w:fill="auto"/>
            <w:noWrap/>
            <w:vAlign w:val="center"/>
            <w:hideMark/>
          </w:tcPr>
          <w:p w14:paraId="603D6D8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138</w:t>
            </w:r>
          </w:p>
        </w:tc>
        <w:tc>
          <w:tcPr>
            <w:tcW w:w="992" w:type="dxa"/>
            <w:tcBorders>
              <w:top w:val="nil"/>
              <w:left w:val="nil"/>
              <w:bottom w:val="single" w:sz="4" w:space="0" w:color="auto"/>
              <w:right w:val="single" w:sz="4" w:space="0" w:color="auto"/>
            </w:tcBorders>
            <w:shd w:val="clear" w:color="auto" w:fill="auto"/>
            <w:noWrap/>
            <w:vAlign w:val="center"/>
            <w:hideMark/>
          </w:tcPr>
          <w:p w14:paraId="2FA05A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48</w:t>
            </w:r>
          </w:p>
        </w:tc>
        <w:tc>
          <w:tcPr>
            <w:tcW w:w="993" w:type="dxa"/>
            <w:tcBorders>
              <w:top w:val="nil"/>
              <w:left w:val="nil"/>
              <w:bottom w:val="single" w:sz="4" w:space="0" w:color="auto"/>
              <w:right w:val="single" w:sz="4" w:space="0" w:color="auto"/>
            </w:tcBorders>
            <w:shd w:val="clear" w:color="auto" w:fill="auto"/>
            <w:noWrap/>
            <w:vAlign w:val="center"/>
            <w:hideMark/>
          </w:tcPr>
          <w:p w14:paraId="35C5FE6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49%</w:t>
            </w:r>
          </w:p>
        </w:tc>
        <w:tc>
          <w:tcPr>
            <w:tcW w:w="889" w:type="dxa"/>
            <w:tcBorders>
              <w:top w:val="nil"/>
              <w:left w:val="nil"/>
              <w:bottom w:val="single" w:sz="4" w:space="0" w:color="auto"/>
              <w:right w:val="single" w:sz="4" w:space="0" w:color="auto"/>
            </w:tcBorders>
            <w:shd w:val="clear" w:color="auto" w:fill="auto"/>
            <w:noWrap/>
            <w:vAlign w:val="center"/>
            <w:hideMark/>
          </w:tcPr>
          <w:p w14:paraId="07BE2F1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46%</w:t>
            </w:r>
          </w:p>
        </w:tc>
      </w:tr>
      <w:tr w:rsidR="008E1A5D" w:rsidRPr="005221BA" w14:paraId="03DA67D4"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595C0A7A"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Linear</w:t>
            </w:r>
          </w:p>
        </w:tc>
        <w:tc>
          <w:tcPr>
            <w:tcW w:w="1134" w:type="dxa"/>
            <w:tcBorders>
              <w:top w:val="nil"/>
              <w:left w:val="nil"/>
              <w:bottom w:val="single" w:sz="4" w:space="0" w:color="auto"/>
              <w:right w:val="single" w:sz="4" w:space="0" w:color="auto"/>
            </w:tcBorders>
            <w:shd w:val="clear" w:color="auto" w:fill="auto"/>
            <w:noWrap/>
            <w:vAlign w:val="center"/>
            <w:hideMark/>
          </w:tcPr>
          <w:p w14:paraId="3B0AD86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16</w:t>
            </w:r>
          </w:p>
        </w:tc>
        <w:tc>
          <w:tcPr>
            <w:tcW w:w="992" w:type="dxa"/>
            <w:tcBorders>
              <w:top w:val="nil"/>
              <w:left w:val="nil"/>
              <w:bottom w:val="single" w:sz="4" w:space="0" w:color="auto"/>
              <w:right w:val="single" w:sz="4" w:space="0" w:color="auto"/>
            </w:tcBorders>
            <w:shd w:val="clear" w:color="auto" w:fill="auto"/>
            <w:noWrap/>
            <w:vAlign w:val="center"/>
            <w:hideMark/>
          </w:tcPr>
          <w:p w14:paraId="2A1C47A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3" w:type="dxa"/>
            <w:tcBorders>
              <w:top w:val="nil"/>
              <w:left w:val="nil"/>
              <w:bottom w:val="single" w:sz="4" w:space="0" w:color="auto"/>
              <w:right w:val="single" w:sz="4" w:space="0" w:color="auto"/>
            </w:tcBorders>
            <w:shd w:val="clear" w:color="auto" w:fill="auto"/>
            <w:noWrap/>
            <w:vAlign w:val="center"/>
            <w:hideMark/>
          </w:tcPr>
          <w:p w14:paraId="19F5848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w:t>
            </w:r>
          </w:p>
        </w:tc>
        <w:tc>
          <w:tcPr>
            <w:tcW w:w="992" w:type="dxa"/>
            <w:tcBorders>
              <w:top w:val="nil"/>
              <w:left w:val="nil"/>
              <w:bottom w:val="single" w:sz="4" w:space="0" w:color="auto"/>
              <w:right w:val="single" w:sz="4" w:space="0" w:color="auto"/>
            </w:tcBorders>
            <w:shd w:val="clear" w:color="auto" w:fill="auto"/>
            <w:noWrap/>
            <w:vAlign w:val="center"/>
            <w:hideMark/>
          </w:tcPr>
          <w:p w14:paraId="7AEAAF2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2" w:type="dxa"/>
            <w:tcBorders>
              <w:top w:val="nil"/>
              <w:left w:val="nil"/>
              <w:bottom w:val="single" w:sz="4" w:space="0" w:color="auto"/>
              <w:right w:val="single" w:sz="4" w:space="0" w:color="auto"/>
            </w:tcBorders>
            <w:shd w:val="clear" w:color="auto" w:fill="auto"/>
            <w:noWrap/>
            <w:vAlign w:val="center"/>
            <w:hideMark/>
          </w:tcPr>
          <w:p w14:paraId="184E18C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36</w:t>
            </w:r>
          </w:p>
        </w:tc>
        <w:tc>
          <w:tcPr>
            <w:tcW w:w="992" w:type="dxa"/>
            <w:tcBorders>
              <w:top w:val="nil"/>
              <w:left w:val="nil"/>
              <w:bottom w:val="single" w:sz="4" w:space="0" w:color="auto"/>
              <w:right w:val="single" w:sz="4" w:space="0" w:color="auto"/>
            </w:tcBorders>
            <w:shd w:val="clear" w:color="auto" w:fill="auto"/>
            <w:noWrap/>
            <w:vAlign w:val="center"/>
            <w:hideMark/>
          </w:tcPr>
          <w:p w14:paraId="071A3BC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w:t>
            </w:r>
          </w:p>
        </w:tc>
        <w:tc>
          <w:tcPr>
            <w:tcW w:w="993" w:type="dxa"/>
            <w:tcBorders>
              <w:top w:val="nil"/>
              <w:left w:val="nil"/>
              <w:bottom w:val="single" w:sz="4" w:space="0" w:color="auto"/>
              <w:right w:val="single" w:sz="4" w:space="0" w:color="auto"/>
            </w:tcBorders>
            <w:shd w:val="clear" w:color="auto" w:fill="auto"/>
            <w:noWrap/>
            <w:vAlign w:val="center"/>
            <w:hideMark/>
          </w:tcPr>
          <w:p w14:paraId="147409D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889" w:type="dxa"/>
            <w:tcBorders>
              <w:top w:val="nil"/>
              <w:left w:val="nil"/>
              <w:bottom w:val="single" w:sz="4" w:space="0" w:color="auto"/>
              <w:right w:val="single" w:sz="4" w:space="0" w:color="auto"/>
            </w:tcBorders>
            <w:shd w:val="clear" w:color="auto" w:fill="auto"/>
            <w:noWrap/>
            <w:vAlign w:val="center"/>
            <w:hideMark/>
          </w:tcPr>
          <w:p w14:paraId="42A9B6E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50%</w:t>
            </w:r>
          </w:p>
        </w:tc>
      </w:tr>
      <w:tr w:rsidR="008E1A5D" w:rsidRPr="005221BA" w14:paraId="28ADBCA5"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6CCDF46C"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Leontief</w:t>
            </w:r>
          </w:p>
        </w:tc>
        <w:tc>
          <w:tcPr>
            <w:tcW w:w="1134" w:type="dxa"/>
            <w:tcBorders>
              <w:top w:val="nil"/>
              <w:left w:val="nil"/>
              <w:bottom w:val="single" w:sz="4" w:space="0" w:color="auto"/>
              <w:right w:val="single" w:sz="4" w:space="0" w:color="auto"/>
            </w:tcBorders>
            <w:shd w:val="clear" w:color="auto" w:fill="auto"/>
            <w:noWrap/>
            <w:vAlign w:val="center"/>
            <w:hideMark/>
          </w:tcPr>
          <w:p w14:paraId="3426CD3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4F9BAC1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3" w:type="dxa"/>
            <w:tcBorders>
              <w:top w:val="nil"/>
              <w:left w:val="nil"/>
              <w:bottom w:val="single" w:sz="4" w:space="0" w:color="auto"/>
              <w:right w:val="single" w:sz="4" w:space="0" w:color="auto"/>
            </w:tcBorders>
            <w:shd w:val="clear" w:color="auto" w:fill="auto"/>
            <w:noWrap/>
            <w:vAlign w:val="center"/>
            <w:hideMark/>
          </w:tcPr>
          <w:p w14:paraId="2225EAE3"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17</w:t>
            </w:r>
          </w:p>
        </w:tc>
        <w:tc>
          <w:tcPr>
            <w:tcW w:w="992" w:type="dxa"/>
            <w:tcBorders>
              <w:top w:val="nil"/>
              <w:left w:val="nil"/>
              <w:bottom w:val="single" w:sz="4" w:space="0" w:color="auto"/>
              <w:right w:val="single" w:sz="4" w:space="0" w:color="auto"/>
            </w:tcBorders>
            <w:shd w:val="clear" w:color="auto" w:fill="auto"/>
            <w:noWrap/>
            <w:vAlign w:val="center"/>
            <w:hideMark/>
          </w:tcPr>
          <w:p w14:paraId="23B0DBF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52F32982"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w:t>
            </w:r>
          </w:p>
        </w:tc>
        <w:tc>
          <w:tcPr>
            <w:tcW w:w="992" w:type="dxa"/>
            <w:tcBorders>
              <w:top w:val="nil"/>
              <w:left w:val="nil"/>
              <w:bottom w:val="single" w:sz="4" w:space="0" w:color="auto"/>
              <w:right w:val="single" w:sz="4" w:space="0" w:color="auto"/>
            </w:tcBorders>
            <w:shd w:val="clear" w:color="auto" w:fill="auto"/>
            <w:noWrap/>
            <w:vAlign w:val="center"/>
            <w:hideMark/>
          </w:tcPr>
          <w:p w14:paraId="558C427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w:t>
            </w:r>
          </w:p>
        </w:tc>
        <w:tc>
          <w:tcPr>
            <w:tcW w:w="993" w:type="dxa"/>
            <w:tcBorders>
              <w:top w:val="nil"/>
              <w:left w:val="nil"/>
              <w:bottom w:val="single" w:sz="4" w:space="0" w:color="auto"/>
              <w:right w:val="single" w:sz="4" w:space="0" w:color="auto"/>
            </w:tcBorders>
            <w:shd w:val="clear" w:color="auto" w:fill="auto"/>
            <w:noWrap/>
            <w:vAlign w:val="center"/>
            <w:hideMark/>
          </w:tcPr>
          <w:p w14:paraId="00DE615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85%</w:t>
            </w:r>
          </w:p>
        </w:tc>
        <w:tc>
          <w:tcPr>
            <w:tcW w:w="889" w:type="dxa"/>
            <w:tcBorders>
              <w:top w:val="nil"/>
              <w:left w:val="nil"/>
              <w:bottom w:val="single" w:sz="4" w:space="0" w:color="auto"/>
              <w:right w:val="single" w:sz="4" w:space="0" w:color="auto"/>
            </w:tcBorders>
            <w:shd w:val="clear" w:color="auto" w:fill="auto"/>
            <w:noWrap/>
            <w:vAlign w:val="center"/>
            <w:hideMark/>
          </w:tcPr>
          <w:p w14:paraId="6E4A04F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60%</w:t>
            </w:r>
          </w:p>
        </w:tc>
      </w:tr>
      <w:tr w:rsidR="008E1A5D" w:rsidRPr="005221BA" w14:paraId="169EB931"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2C2AD272" w14:textId="77777777" w:rsidR="008E1A5D" w:rsidRPr="005221BA" w:rsidRDefault="008E1A5D" w:rsidP="008D602F">
            <w:pPr>
              <w:spacing w:after="0" w:line="240" w:lineRule="auto"/>
              <w:rPr>
                <w:rFonts w:ascii="Calibri" w:hAnsi="Calibri" w:cs="Times New Roman"/>
                <w:b/>
                <w:bCs/>
                <w:color w:val="000000"/>
                <w:sz w:val="22"/>
                <w:szCs w:val="22"/>
              </w:rPr>
            </w:pPr>
            <w:r w:rsidRPr="005221BA">
              <w:rPr>
                <w:rFonts w:ascii="Calibri" w:hAnsi="Calibri" w:cs="Times New Roman"/>
                <w:b/>
                <w:bCs/>
                <w:color w:val="000000"/>
                <w:sz w:val="22"/>
                <w:szCs w:val="22"/>
              </w:rPr>
              <w:t>Total / Average</w:t>
            </w:r>
          </w:p>
        </w:tc>
        <w:tc>
          <w:tcPr>
            <w:tcW w:w="1134" w:type="dxa"/>
            <w:tcBorders>
              <w:top w:val="nil"/>
              <w:left w:val="nil"/>
              <w:bottom w:val="single" w:sz="4" w:space="0" w:color="auto"/>
              <w:right w:val="single" w:sz="4" w:space="0" w:color="auto"/>
            </w:tcBorders>
            <w:shd w:val="clear" w:color="auto" w:fill="auto"/>
            <w:noWrap/>
            <w:vAlign w:val="center"/>
            <w:hideMark/>
          </w:tcPr>
          <w:p w14:paraId="01D8245A"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333</w:t>
            </w:r>
          </w:p>
        </w:tc>
        <w:tc>
          <w:tcPr>
            <w:tcW w:w="992" w:type="dxa"/>
            <w:tcBorders>
              <w:top w:val="nil"/>
              <w:left w:val="nil"/>
              <w:bottom w:val="single" w:sz="4" w:space="0" w:color="auto"/>
              <w:right w:val="single" w:sz="4" w:space="0" w:color="auto"/>
            </w:tcBorders>
            <w:shd w:val="clear" w:color="auto" w:fill="auto"/>
            <w:noWrap/>
            <w:vAlign w:val="center"/>
            <w:hideMark/>
          </w:tcPr>
          <w:p w14:paraId="5BF7485E"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119</w:t>
            </w:r>
          </w:p>
        </w:tc>
        <w:tc>
          <w:tcPr>
            <w:tcW w:w="993" w:type="dxa"/>
            <w:tcBorders>
              <w:top w:val="nil"/>
              <w:left w:val="nil"/>
              <w:bottom w:val="single" w:sz="4" w:space="0" w:color="auto"/>
              <w:right w:val="single" w:sz="4" w:space="0" w:color="auto"/>
            </w:tcBorders>
            <w:shd w:val="clear" w:color="auto" w:fill="auto"/>
            <w:noWrap/>
            <w:vAlign w:val="center"/>
            <w:hideMark/>
          </w:tcPr>
          <w:p w14:paraId="38A0166B"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488</w:t>
            </w:r>
          </w:p>
        </w:tc>
        <w:tc>
          <w:tcPr>
            <w:tcW w:w="992" w:type="dxa"/>
            <w:tcBorders>
              <w:top w:val="nil"/>
              <w:left w:val="nil"/>
              <w:bottom w:val="single" w:sz="4" w:space="0" w:color="auto"/>
              <w:right w:val="single" w:sz="4" w:space="0" w:color="auto"/>
            </w:tcBorders>
            <w:shd w:val="clear" w:color="auto" w:fill="auto"/>
            <w:noWrap/>
            <w:vAlign w:val="center"/>
            <w:hideMark/>
          </w:tcPr>
          <w:p w14:paraId="7088D04C"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153</w:t>
            </w:r>
          </w:p>
        </w:tc>
        <w:tc>
          <w:tcPr>
            <w:tcW w:w="992" w:type="dxa"/>
            <w:tcBorders>
              <w:top w:val="nil"/>
              <w:left w:val="nil"/>
              <w:bottom w:val="single" w:sz="4" w:space="0" w:color="auto"/>
              <w:right w:val="single" w:sz="4" w:space="0" w:color="auto"/>
            </w:tcBorders>
            <w:shd w:val="clear" w:color="auto" w:fill="auto"/>
            <w:noWrap/>
            <w:vAlign w:val="center"/>
            <w:hideMark/>
          </w:tcPr>
          <w:p w14:paraId="4BABF41C"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821</w:t>
            </w:r>
          </w:p>
        </w:tc>
        <w:tc>
          <w:tcPr>
            <w:tcW w:w="992" w:type="dxa"/>
            <w:tcBorders>
              <w:top w:val="nil"/>
              <w:left w:val="nil"/>
              <w:bottom w:val="single" w:sz="4" w:space="0" w:color="auto"/>
              <w:right w:val="single" w:sz="4" w:space="0" w:color="auto"/>
            </w:tcBorders>
            <w:shd w:val="clear" w:color="auto" w:fill="auto"/>
            <w:noWrap/>
            <w:vAlign w:val="center"/>
            <w:hideMark/>
          </w:tcPr>
          <w:p w14:paraId="1EC0C3CB"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272</w:t>
            </w:r>
          </w:p>
        </w:tc>
        <w:tc>
          <w:tcPr>
            <w:tcW w:w="993" w:type="dxa"/>
            <w:tcBorders>
              <w:top w:val="nil"/>
              <w:left w:val="nil"/>
              <w:bottom w:val="single" w:sz="4" w:space="0" w:color="auto"/>
              <w:right w:val="single" w:sz="4" w:space="0" w:color="auto"/>
            </w:tcBorders>
            <w:shd w:val="clear" w:color="auto" w:fill="auto"/>
            <w:noWrap/>
            <w:vAlign w:val="center"/>
            <w:hideMark/>
          </w:tcPr>
          <w:p w14:paraId="6424129E"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59%</w:t>
            </w:r>
          </w:p>
        </w:tc>
        <w:tc>
          <w:tcPr>
            <w:tcW w:w="889" w:type="dxa"/>
            <w:tcBorders>
              <w:top w:val="nil"/>
              <w:left w:val="nil"/>
              <w:bottom w:val="single" w:sz="4" w:space="0" w:color="auto"/>
              <w:right w:val="single" w:sz="4" w:space="0" w:color="auto"/>
            </w:tcBorders>
            <w:shd w:val="clear" w:color="auto" w:fill="auto"/>
            <w:noWrap/>
            <w:vAlign w:val="center"/>
            <w:hideMark/>
          </w:tcPr>
          <w:p w14:paraId="56EB295D"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56%</w:t>
            </w:r>
          </w:p>
        </w:tc>
      </w:tr>
    </w:tbl>
    <w:p w14:paraId="62334F8F" w14:textId="77777777" w:rsidR="008E1A5D" w:rsidRPr="00C91CD9" w:rsidRDefault="008E1A5D" w:rsidP="008E1A5D">
      <w:pPr>
        <w:rPr>
          <w:sz w:val="8"/>
          <w:szCs w:val="8"/>
        </w:rPr>
      </w:pPr>
    </w:p>
    <w:p w14:paraId="189C9F13" w14:textId="77777777" w:rsidR="008E1A5D" w:rsidRDefault="008E1A5D" w:rsidP="00555A8F"/>
    <w:p w14:paraId="2B9A6D3B" w14:textId="77777777" w:rsidR="00555A8F" w:rsidRPr="0063101E" w:rsidRDefault="00555A8F" w:rsidP="00420E74">
      <w:pPr>
        <w:pStyle w:val="AppendixA1"/>
      </w:pPr>
      <w:r>
        <w:t>Characteristics of sample studies</w:t>
      </w:r>
    </w:p>
    <w:p w14:paraId="3B283A6A" w14:textId="77777777" w:rsidR="00555A8F" w:rsidRPr="00C559BD" w:rsidRDefault="00555A8F" w:rsidP="00555A8F">
      <w:r>
        <w:t xml:space="preserve">Second, Appendix A2 shows the most common variables to be constant price GDP, labour hours and capital stock. Quality adjusted labour occurred in a third of studies, with quality adjusted capital (e.g. capital services) comprising around 20% of studies. Only 15% of sample studies used energy-augmentation, but those that do involve different quantifications (i.e. quality adjustments) of energy, i.e. thermal energy, Exergy, Useful Work, price adjusted primary energy. Agricultural production factors (land, fertiliser, feed) were also included in around 15% of the sample papers. Third, </w:t>
      </w:r>
      <w:r w:rsidRPr="00680769">
        <w:t xml:space="preserve">it is interesting to compare the evolution of solution techniques for the sample set linear OLS, linear other, non-linear, as shown in </w:t>
      </w:r>
      <w:r>
        <w:t xml:space="preserve">Appendix A2. We can see that simple OLS solution is most common for CD function, though in around half the CD cases the direct calculation of the Solow residual was estimated. For the CES function, there was a mix of solution techniques between direct and indirect evaluation of the coefficients from the CES function itself. </w:t>
      </w:r>
    </w:p>
    <w:p w14:paraId="1155C3B6" w14:textId="77777777" w:rsidR="00555A8F" w:rsidRDefault="00555A8F" w:rsidP="00555A8F">
      <w:r>
        <w:t>Fourth, Appendix A2 shows the key method of calibrating the key variables – which is crucial since it influences the outcome of the study. For the output share (e.g. Capital (</w:t>
      </w:r>
      <w:r>
        <w:sym w:font="Symbol" w:char="F061"/>
      </w:r>
      <w:r>
        <w:t>) and Labour (</w:t>
      </w:r>
      <w:r>
        <w:sym w:font="Symbol" w:char="F062"/>
      </w:r>
      <w:r>
        <w:t xml:space="preserve">)), the use of regression occurs three times as often as by factor share, the historical basis for calibration. For the estimating the elasticity of substitution, for CES most use econometric methods. Fifth, the scale and temporal aspects of our sample set is interesting to consider, as shown in Appendix A2.. Most common is the analysis of a single country, over a given time-series. Cross-sectional data was rarely analysed in our sample. </w:t>
      </w:r>
      <w:r w:rsidRPr="00FC7B27">
        <w:rPr>
          <w:color w:val="FF0000"/>
        </w:rPr>
        <w:t>Add some discussion here: is there a change over time</w:t>
      </w:r>
      <w:r>
        <w:t xml:space="preserve">? </w:t>
      </w:r>
    </w:p>
    <w:p w14:paraId="2A707BF3" w14:textId="2241D05F" w:rsidR="005E02B7" w:rsidRDefault="00555A8F" w:rsidP="00555A8F">
      <w:r>
        <w:t xml:space="preserve">Lastly, for residuals and statistical testing, the results were revealing, as shown in </w:t>
      </w:r>
      <w:r w:rsidRPr="00FE7F6D">
        <w:t>Appendix A2</w:t>
      </w:r>
      <w:r>
        <w:t xml:space="preserve"> The Solow Residual was only calculated in 25% of the studies, and within that group there was no statistical testing of the Solow Residual. For the fitted residual (i.e. error from the estimated function to actual output) none of the studies had undertaken a statistical analysis of the residual itself.</w:t>
      </w:r>
    </w:p>
    <w:p w14:paraId="63DFCC58" w14:textId="77777777" w:rsidR="00555A8F" w:rsidRDefault="00555A8F" w:rsidP="005E02B7"/>
    <w:p w14:paraId="384FE1E2" w14:textId="77777777" w:rsidR="005E02B7" w:rsidRDefault="005E02B7" w:rsidP="005E02B7">
      <w:r>
        <w:rPr>
          <w:noProof/>
          <w:lang w:val="en-US" w:eastAsia="en-US"/>
        </w:rPr>
        <w:lastRenderedPageBreak/>
        <w:drawing>
          <wp:inline distT="0" distB="0" distL="0" distR="0" wp14:anchorId="79367293" wp14:editId="51069158">
            <wp:extent cx="5147830" cy="29247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5872" cy="2929329"/>
                    </a:xfrm>
                    <a:prstGeom prst="rect">
                      <a:avLst/>
                    </a:prstGeom>
                    <a:noFill/>
                  </pic:spPr>
                </pic:pic>
              </a:graphicData>
            </a:graphic>
          </wp:inline>
        </w:drawing>
      </w:r>
    </w:p>
    <w:p w14:paraId="6B997550" w14:textId="77777777" w:rsidR="005E02B7" w:rsidRPr="00C559BD" w:rsidRDefault="005E02B7" w:rsidP="005E02B7">
      <w:pPr>
        <w:pStyle w:val="Caption"/>
        <w:spacing w:after="0"/>
      </w:pPr>
      <w:bookmarkStart w:id="126" w:name="_Ref413335152"/>
      <w:r w:rsidRPr="00C559BD">
        <w:t xml:space="preserve">Figure </w:t>
      </w:r>
      <w:fldSimple w:instr=" SEQ Figure \* ARABIC ">
        <w:r w:rsidR="00A137D4">
          <w:rPr>
            <w:noProof/>
          </w:rPr>
          <w:t>5</w:t>
        </w:r>
      </w:fldSimple>
      <w:bookmarkEnd w:id="126"/>
      <w:r>
        <w:t xml:space="preserve">: factors of production used </w:t>
      </w:r>
      <w:r w:rsidRPr="00C559BD">
        <w:t xml:space="preserve">in sample papers </w:t>
      </w:r>
      <w:r w:rsidRPr="008014C4">
        <w:rPr>
          <w:color w:val="FF0000"/>
        </w:rPr>
        <w:t>science direct</w:t>
      </w:r>
    </w:p>
    <w:p w14:paraId="2105EAD8" w14:textId="77777777" w:rsidR="005E02B7" w:rsidRPr="00680769" w:rsidRDefault="005E02B7" w:rsidP="005E02B7"/>
    <w:p w14:paraId="7B0F1D28" w14:textId="77777777" w:rsidR="005E02B7" w:rsidRDefault="005E02B7" w:rsidP="005E02B7">
      <w:r>
        <w:rPr>
          <w:noProof/>
          <w:lang w:val="en-US" w:eastAsia="en-US"/>
        </w:rPr>
        <w:drawing>
          <wp:inline distT="0" distB="0" distL="0" distR="0" wp14:anchorId="2DC7C082" wp14:editId="52A85414">
            <wp:extent cx="5132717" cy="222142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7262" cy="2223392"/>
                    </a:xfrm>
                    <a:prstGeom prst="rect">
                      <a:avLst/>
                    </a:prstGeom>
                    <a:noFill/>
                  </pic:spPr>
                </pic:pic>
              </a:graphicData>
            </a:graphic>
          </wp:inline>
        </w:drawing>
      </w:r>
    </w:p>
    <w:p w14:paraId="0A0C9D94" w14:textId="0DDE8CAF" w:rsidR="005E02B7" w:rsidRDefault="005E02B7" w:rsidP="005E02B7">
      <w:pPr>
        <w:rPr>
          <w:color w:val="FF0000"/>
        </w:rPr>
      </w:pPr>
      <w:bookmarkStart w:id="127" w:name="_Ref413404147"/>
      <w:r w:rsidRPr="00C559BD">
        <w:t xml:space="preserve">Figure </w:t>
      </w:r>
      <w:fldSimple w:instr=" SEQ Figure \* ARABIC ">
        <w:r w:rsidR="00A137D4">
          <w:rPr>
            <w:noProof/>
          </w:rPr>
          <w:t>6</w:t>
        </w:r>
      </w:fldSimple>
      <w:bookmarkEnd w:id="127"/>
      <w:r>
        <w:t>: Solution method in sample studies</w:t>
      </w:r>
      <w:r w:rsidRPr="00C559BD">
        <w:t xml:space="preserve"> </w:t>
      </w:r>
      <w:r w:rsidRPr="00E42FD1">
        <w:rPr>
          <w:color w:val="FF0000"/>
        </w:rPr>
        <w:t>yes add decade data 1960-1970 etc</w:t>
      </w:r>
      <w:r>
        <w:rPr>
          <w:color w:val="FF0000"/>
        </w:rPr>
        <w:t xml:space="preserve"> could make stacked bars, e.g. 1960-1970 has 8 linear OLS but 1 by 2000-2010. So this might pick up time trend</w:t>
      </w:r>
    </w:p>
    <w:p w14:paraId="3554E9AB" w14:textId="77777777" w:rsidR="005E02B7" w:rsidRDefault="005E02B7" w:rsidP="005E02B7">
      <w:r>
        <w:rPr>
          <w:noProof/>
          <w:lang w:val="en-US" w:eastAsia="en-US"/>
        </w:rPr>
        <w:drawing>
          <wp:inline distT="0" distB="0" distL="0" distR="0" wp14:anchorId="141C7D31" wp14:editId="071DE29A">
            <wp:extent cx="3666227" cy="178981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655" cy="1792462"/>
                    </a:xfrm>
                    <a:prstGeom prst="rect">
                      <a:avLst/>
                    </a:prstGeom>
                    <a:noFill/>
                  </pic:spPr>
                </pic:pic>
              </a:graphicData>
            </a:graphic>
          </wp:inline>
        </w:drawing>
      </w:r>
    </w:p>
    <w:p w14:paraId="15951A3E" w14:textId="77777777" w:rsidR="005E02B7" w:rsidRPr="00C559BD" w:rsidRDefault="005E02B7" w:rsidP="005E02B7">
      <w:pPr>
        <w:pStyle w:val="Caption"/>
      </w:pPr>
      <w:r w:rsidRPr="00C559BD">
        <w:t xml:space="preserve">Figure </w:t>
      </w:r>
      <w:fldSimple w:instr=" SEQ Figure \* ARABIC ">
        <w:r w:rsidR="00A137D4">
          <w:rPr>
            <w:noProof/>
          </w:rPr>
          <w:t>7</w:t>
        </w:r>
      </w:fldSimple>
      <w:r>
        <w:t>: Calculation method for coefficients Alpha and Beta in sample studies</w:t>
      </w:r>
      <w:r w:rsidRPr="00C559BD">
        <w:t xml:space="preserve"> </w:t>
      </w:r>
      <w:r w:rsidRPr="00E42FD1">
        <w:rPr>
          <w:color w:val="FF0000"/>
        </w:rPr>
        <w:t>yes add decade data 1960-1970 etc</w:t>
      </w:r>
      <w:r>
        <w:rPr>
          <w:color w:val="FF0000"/>
        </w:rPr>
        <w:t xml:space="preserve"> could make stacked columns, so 1960-1970 have 5 factor share but 1 by 2000-2010. </w:t>
      </w:r>
    </w:p>
    <w:p w14:paraId="14C4186B" w14:textId="77777777" w:rsidR="005E02B7" w:rsidRDefault="005E02B7" w:rsidP="005E02B7"/>
    <w:p w14:paraId="0DEA6BEC" w14:textId="77777777" w:rsidR="005E02B7" w:rsidRDefault="005E02B7" w:rsidP="005E02B7">
      <w:r>
        <w:rPr>
          <w:noProof/>
          <w:lang w:val="en-US" w:eastAsia="en-US"/>
        </w:rPr>
        <w:drawing>
          <wp:inline distT="0" distB="0" distL="0" distR="0" wp14:anchorId="705D81F4" wp14:editId="058CBC0C">
            <wp:extent cx="3700732" cy="2062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2967" cy="2063840"/>
                    </a:xfrm>
                    <a:prstGeom prst="rect">
                      <a:avLst/>
                    </a:prstGeom>
                    <a:noFill/>
                  </pic:spPr>
                </pic:pic>
              </a:graphicData>
            </a:graphic>
          </wp:inline>
        </w:drawing>
      </w:r>
    </w:p>
    <w:p w14:paraId="753AEB30" w14:textId="77777777" w:rsidR="005E02B7" w:rsidRDefault="005E02B7" w:rsidP="005E02B7">
      <w:pPr>
        <w:pStyle w:val="Caption"/>
        <w:rPr>
          <w:color w:val="FF0000"/>
        </w:rPr>
      </w:pPr>
      <w:bookmarkStart w:id="128" w:name="_Ref413404658"/>
      <w:r w:rsidRPr="00C559BD">
        <w:t xml:space="preserve">Figure </w:t>
      </w:r>
      <w:fldSimple w:instr=" SEQ Figure \* ARABIC ">
        <w:r w:rsidR="00A137D4">
          <w:rPr>
            <w:noProof/>
          </w:rPr>
          <w:t>8</w:t>
        </w:r>
      </w:fldSimple>
      <w:bookmarkEnd w:id="128"/>
      <w:r w:rsidRPr="00C559BD">
        <w:t xml:space="preserve">: </w:t>
      </w:r>
      <w:r>
        <w:t>Scale and time aspects in sample studies</w:t>
      </w:r>
      <w:r w:rsidRPr="00A800B9">
        <w:rPr>
          <w:color w:val="FF0000"/>
        </w:rPr>
        <w:t xml:space="preserve"> Add decadal parts via stacked bars</w:t>
      </w:r>
      <w:r>
        <w:rPr>
          <w:color w:val="FF0000"/>
        </w:rPr>
        <w:t>?</w:t>
      </w:r>
    </w:p>
    <w:p w14:paraId="2FCC17DA" w14:textId="77777777" w:rsidR="004D49DA" w:rsidRDefault="004D49DA" w:rsidP="004D49DA">
      <w:pPr>
        <w:pStyle w:val="Description"/>
      </w:pPr>
    </w:p>
    <w:p w14:paraId="1F18CDE1" w14:textId="77777777" w:rsidR="004D49DA" w:rsidRDefault="004D49DA" w:rsidP="004D49DA">
      <w:r>
        <w:rPr>
          <w:noProof/>
          <w:lang w:val="en-US" w:eastAsia="en-US"/>
        </w:rPr>
        <w:drawing>
          <wp:inline distT="0" distB="0" distL="0" distR="0" wp14:anchorId="0ECABF72" wp14:editId="2E8DA583">
            <wp:extent cx="4067175" cy="1776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19" cy="1776246"/>
                    </a:xfrm>
                    <a:prstGeom prst="rect">
                      <a:avLst/>
                    </a:prstGeom>
                    <a:noFill/>
                  </pic:spPr>
                </pic:pic>
              </a:graphicData>
            </a:graphic>
          </wp:inline>
        </w:drawing>
      </w:r>
    </w:p>
    <w:p w14:paraId="159EF932" w14:textId="77777777" w:rsidR="004D49DA" w:rsidRPr="00C559BD" w:rsidRDefault="004D49DA" w:rsidP="004D49DA">
      <w:pPr>
        <w:pStyle w:val="Caption"/>
      </w:pPr>
      <w:bookmarkStart w:id="129" w:name="_Ref413336119"/>
      <w:r w:rsidRPr="00C559BD">
        <w:t xml:space="preserve">Figure </w:t>
      </w:r>
      <w:fldSimple w:instr=" SEQ Figure \* ARABIC ">
        <w:r w:rsidR="00A137D4">
          <w:rPr>
            <w:noProof/>
          </w:rPr>
          <w:t>9</w:t>
        </w:r>
      </w:fldSimple>
      <w:bookmarkEnd w:id="129"/>
      <w:r w:rsidRPr="00C559BD">
        <w:t xml:space="preserve">: </w:t>
      </w:r>
      <w:r>
        <w:t xml:space="preserve">residuals and statistical testing in studies reviewed </w:t>
      </w:r>
      <w:r>
        <w:rPr>
          <w:color w:val="FF0000"/>
        </w:rPr>
        <w:t xml:space="preserve">add decade data 1960-1970 no – describe SR in main text as only the last two bars that are interesting by decade. </w:t>
      </w:r>
      <w:r w:rsidRPr="000A339E">
        <w:rPr>
          <w:color w:val="7030A0"/>
        </w:rPr>
        <w:t xml:space="preserve">Add a row: do the papers look at precision of how to estimate the coefficients. </w:t>
      </w:r>
      <w:r>
        <w:rPr>
          <w:color w:val="7030A0"/>
        </w:rPr>
        <w:t xml:space="preserve">Uncertainty of the fitted parameters. </w:t>
      </w:r>
    </w:p>
    <w:p w14:paraId="335C8A1C" w14:textId="77777777" w:rsidR="00555A8F" w:rsidRDefault="00555A8F" w:rsidP="00555A8F">
      <w:pPr>
        <w:pStyle w:val="Heading2"/>
        <w:numPr>
          <w:ilvl w:val="0"/>
          <w:numId w:val="0"/>
        </w:numPr>
        <w:ind w:left="578" w:hanging="578"/>
      </w:pPr>
      <w:r>
        <w:t>What does this all mean?</w:t>
      </w:r>
    </w:p>
    <w:p w14:paraId="002B1F2E" w14:textId="77777777" w:rsidR="00555A8F" w:rsidRDefault="00555A8F" w:rsidP="00555A8F">
      <w:pPr>
        <w:rPr>
          <w:b/>
        </w:rPr>
      </w:pPr>
      <w:r>
        <w:t>Based on sample studies and the wider literature reviewed earlier, there are some interesting observations and trends worth discu</w:t>
      </w:r>
      <w:r w:rsidRPr="0092742B">
        <w:t xml:space="preserve">ssing here, since they are relevant for the next section. First, capital </w:t>
      </w:r>
      <w:r>
        <w:t xml:space="preserve">(stock, based on PIM method) </w:t>
      </w:r>
      <w:r w:rsidRPr="0092742B">
        <w:t xml:space="preserve">and labour </w:t>
      </w:r>
      <w:r>
        <w:t xml:space="preserve">(gross hours) </w:t>
      </w:r>
      <w:r w:rsidRPr="0092742B">
        <w:t>remain the key pro</w:t>
      </w:r>
      <w:r w:rsidRPr="004F26BC">
        <w:t xml:space="preserve">duction factors </w:t>
      </w:r>
      <w:r>
        <w:t>included</w:t>
      </w:r>
      <w:r w:rsidRPr="004F26BC">
        <w:t xml:space="preserve">. </w:t>
      </w:r>
      <w:r>
        <w:t xml:space="preserve">However, quality adjustment of both labour (i.e. based on schooling </w:t>
      </w:r>
      <w:r w:rsidRPr="006A446B">
        <w:rPr>
          <w:color w:val="0070C0"/>
        </w:rPr>
        <w:t>ref</w:t>
      </w:r>
      <w:r>
        <w:t>) and capital (i.e. capital services</w:t>
      </w:r>
      <w:r w:rsidRPr="006A446B">
        <w:rPr>
          <w:color w:val="0070C0"/>
        </w:rPr>
        <w:t xml:space="preserve"> ref</w:t>
      </w:r>
      <w:r>
        <w:t>, or use of ICT</w:t>
      </w:r>
      <w:r w:rsidRPr="006A446B">
        <w:rPr>
          <w:color w:val="0070C0"/>
        </w:rPr>
        <w:t xml:space="preserve"> ref</w:t>
      </w:r>
      <w:r>
        <w:t>) are also important. For other variables, historically, agricultural variables such as land, machinery and fertiliser were more commonly included (</w:t>
      </w:r>
      <w:r w:rsidRPr="006A446B">
        <w:rPr>
          <w:color w:val="0070C0"/>
        </w:rPr>
        <w:t>ref</w:t>
      </w:r>
      <w:r>
        <w:t>).  E</w:t>
      </w:r>
      <w:r w:rsidRPr="004F26BC">
        <w:t xml:space="preserve">nergy </w:t>
      </w:r>
      <w:r>
        <w:t>seems to be p</w:t>
      </w:r>
      <w:r w:rsidRPr="004F26BC">
        <w:t>laying a more important role in recent studies</w:t>
      </w:r>
      <w:r>
        <w:t>, and is used embedded in CGE models (</w:t>
      </w:r>
      <w:r w:rsidRPr="006A446B">
        <w:rPr>
          <w:color w:val="0070C0"/>
        </w:rPr>
        <w:t>ref</w:t>
      </w:r>
      <w:r>
        <w:t>) and policy studies (</w:t>
      </w:r>
      <w:r w:rsidRPr="006A446B">
        <w:rPr>
          <w:color w:val="0070C0"/>
        </w:rPr>
        <w:t>ref</w:t>
      </w:r>
      <w:r>
        <w:t>)</w:t>
      </w:r>
      <w:r>
        <w:rPr>
          <w:b/>
        </w:rPr>
        <w:t xml:space="preserve">. </w:t>
      </w:r>
    </w:p>
    <w:p w14:paraId="424B30D8" w14:textId="1147A278" w:rsidR="005E02B7" w:rsidRDefault="00555A8F" w:rsidP="00555A8F">
      <w:r>
        <w:t>Second</w:t>
      </w:r>
      <w:r w:rsidRPr="00861004">
        <w:t xml:space="preserve">, the importance </w:t>
      </w:r>
      <w:r>
        <w:t xml:space="preserve">to policy </w:t>
      </w:r>
      <w:r w:rsidRPr="00861004">
        <w:t>of the elasticity of substitution and the Solow Residual is being increasingly recognised</w:t>
      </w:r>
      <w:r>
        <w:t xml:space="preserve"> (e.g.</w:t>
      </w:r>
      <w:r>
        <w:fldChar w:fldCharType="begin" w:fldLock="1"/>
      </w:r>
      <w:r w:rsidR="0077755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"id" : "ITEM-2", "itemData" : { "author" : [ { "dropping-particle" : "", "family" : "Koesler", "given" : "Simon", "non-dropping-particle" : "", "parse-names" : false, "suffix" : "" }, { "dropping-particle" : "", "family" : "Schymura", "given" : "Michael", "non-dropping-particle" : "", "parse-names" : false, "suffix" : "" } ], "container-title" : "ZEW Discussion Paper No 12-007", "id" : "ITEM-2",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"ITEM-3",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"ITEM-3", "issue" : "5", "issued" : { "date-parts" : [ [ "2014", "4", "29" ] ] }, "page" : "2850-2873", "title" : "Energy Substitution, Technical Change and Rebound Effects", "type" : "article-journal", "volume" : "7" }, "uris" : [ "http://www.mendeley.com/documents/?uuid=65b5494c-1147-4f28-9a31-bb7559dc51ad" ] } ], "mendeley" : { "formattedCitation" : "(1,43,129)", "plainTextFormattedCitation" : "(1,43,129)", "previouslyFormattedCitation" : "(1,43,129)" }, "properties" : { "noteIndex" : 0 }, "schema" : "https://github.com/citation-style-language/schema/raw/master/csl-citation.json" }</w:instrText>
      </w:r>
      <w:r>
        <w:fldChar w:fldCharType="separate"/>
      </w:r>
      <w:r w:rsidR="00FB291D" w:rsidRPr="00FB291D">
        <w:rPr>
          <w:noProof/>
        </w:rPr>
        <w:t>(1,43,129)</w:t>
      </w:r>
      <w:r>
        <w:fldChar w:fldCharType="end"/>
      </w:r>
      <w:r>
        <w:t xml:space="preserve">) , but as Koesla </w:t>
      </w:r>
      <w:r>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fldChar w:fldCharType="separate"/>
      </w:r>
      <w:r w:rsidR="006D1024" w:rsidRPr="006D1024">
        <w:rPr>
          <w:noProof/>
        </w:rPr>
        <w:t>(43)</w:t>
      </w:r>
      <w:r>
        <w:fldChar w:fldCharType="end"/>
      </w:r>
      <w:r>
        <w:t xml:space="preserve"> recently notes</w:t>
      </w:r>
      <w:r>
        <w:rPr>
          <w:i/>
        </w:rPr>
        <w:t>“</w:t>
      </w:r>
      <w:r w:rsidRPr="00F4782E">
        <w:rPr>
          <w:i/>
        </w:rPr>
        <w:t xml:space="preserve"> so far only few consistent estimates of elasticities exist</w:t>
      </w:r>
      <w:r>
        <w:rPr>
          <w:i/>
        </w:rPr>
        <w:t>”</w:t>
      </w:r>
      <w:r w:rsidRPr="00F4782E">
        <w:rPr>
          <w:i/>
        </w:rPr>
        <w:t>.</w:t>
      </w:r>
    </w:p>
    <w:sectPr w:rsidR="005E02B7" w:rsidSect="00B53E3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BC76F" w14:textId="77777777" w:rsidR="006F4111" w:rsidRDefault="006F4111" w:rsidP="002218EC">
      <w:pPr>
        <w:spacing w:after="0" w:line="240" w:lineRule="auto"/>
      </w:pPr>
      <w:r>
        <w:separator/>
      </w:r>
    </w:p>
  </w:endnote>
  <w:endnote w:type="continuationSeparator" w:id="0">
    <w:p w14:paraId="6AE7D5C4" w14:textId="77777777" w:rsidR="006F4111" w:rsidRDefault="006F4111" w:rsidP="00221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9962250"/>
      <w:docPartObj>
        <w:docPartGallery w:val="Page Numbers (Bottom of Page)"/>
        <w:docPartUnique/>
      </w:docPartObj>
    </w:sdtPr>
    <w:sdtEndPr>
      <w:rPr>
        <w:noProof/>
      </w:rPr>
    </w:sdtEndPr>
    <w:sdtContent>
      <w:p w14:paraId="5BCF90AC" w14:textId="78DB7E4B" w:rsidR="002742D9" w:rsidRDefault="002742D9">
        <w:pPr>
          <w:pStyle w:val="Footer"/>
          <w:jc w:val="center"/>
        </w:pPr>
        <w:r>
          <w:fldChar w:fldCharType="begin"/>
        </w:r>
        <w:r>
          <w:instrText xml:space="preserve"> PAGE   \* MERGEFORMAT </w:instrText>
        </w:r>
        <w:r>
          <w:fldChar w:fldCharType="separate"/>
        </w:r>
        <w:r w:rsidR="00312856">
          <w:rPr>
            <w:noProof/>
          </w:rPr>
          <w:t>2</w:t>
        </w:r>
        <w:r>
          <w:rPr>
            <w:noProof/>
          </w:rPr>
          <w:fldChar w:fldCharType="end"/>
        </w:r>
      </w:p>
    </w:sdtContent>
  </w:sdt>
  <w:p w14:paraId="1FF4B691" w14:textId="77777777" w:rsidR="002742D9" w:rsidRDefault="002742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D195A" w14:textId="77777777" w:rsidR="006F4111" w:rsidRDefault="006F4111" w:rsidP="002218EC">
      <w:pPr>
        <w:spacing w:after="0" w:line="240" w:lineRule="auto"/>
      </w:pPr>
      <w:r>
        <w:separator/>
      </w:r>
    </w:p>
  </w:footnote>
  <w:footnote w:type="continuationSeparator" w:id="0">
    <w:p w14:paraId="330707C2" w14:textId="77777777" w:rsidR="006F4111" w:rsidRDefault="006F4111" w:rsidP="002218EC">
      <w:pPr>
        <w:spacing w:after="0" w:line="240" w:lineRule="auto"/>
      </w:pPr>
      <w:r>
        <w:continuationSeparator/>
      </w:r>
    </w:p>
  </w:footnote>
  <w:footnote w:id="1">
    <w:p w14:paraId="6B414209" w14:textId="3AD416FD" w:rsidR="002742D9" w:rsidRPr="005A1F3C" w:rsidRDefault="002742D9" w:rsidP="005A1F3C">
      <w:pPr>
        <w:pStyle w:val="Footnote"/>
      </w:pPr>
      <w:r w:rsidRPr="008B674E">
        <w:rPr>
          <w:rStyle w:val="FootnoteReference"/>
        </w:rPr>
        <w:footnoteRef/>
      </w:r>
      <w:r w:rsidRPr="008B674E">
        <w:t xml:space="preserve"> </w:t>
      </w:r>
      <w:r w:rsidRPr="001C0534">
        <w:t xml:space="preserve">Google Scholar search 05 March 2015 excluding citations for </w:t>
      </w:r>
      <w:r w:rsidRPr="00AF7553">
        <w:t xml:space="preserve">7 common types of production function: </w:t>
      </w:r>
      <w:r w:rsidRPr="003A021D">
        <w:t>“CES production function”; “Cobb-Douglas Production function”</w:t>
      </w:r>
      <w:r w:rsidRPr="0050095C">
        <w:t xml:space="preserve">; </w:t>
      </w:r>
      <w:r w:rsidRPr="006D1024">
        <w:t xml:space="preserve"> </w:t>
      </w:r>
      <w:r w:rsidRPr="00D81334">
        <w:t>“Linear production function”; “Translog production function”; “Leontief production function”;</w:t>
      </w:r>
      <w:r w:rsidRPr="005A1F3C">
        <w:t xml:space="preserve"> “VES production function”; “LINEX production function”.</w:t>
      </w:r>
    </w:p>
  </w:footnote>
  <w:footnote w:id="2">
    <w:p w14:paraId="0C99DC28" w14:textId="77777777" w:rsidR="002742D9" w:rsidRPr="004436F5" w:rsidRDefault="002742D9" w:rsidP="00F6568F">
      <w:pPr>
        <w:jc w:val="left"/>
        <w:rPr>
          <w:rFonts w:ascii="Tahoma" w:hAnsi="Tahoma" w:cs="Tahoma"/>
          <w:color w:val="000000"/>
          <w:sz w:val="16"/>
          <w:szCs w:val="16"/>
        </w:rPr>
      </w:pPr>
      <w:r w:rsidRPr="004436F5">
        <w:rPr>
          <w:rStyle w:val="FootnoteReference"/>
          <w:szCs w:val="16"/>
        </w:rPr>
        <w:footnoteRef/>
      </w:r>
      <w:r w:rsidRPr="004436F5">
        <w:rPr>
          <w:rFonts w:ascii="Tahoma" w:hAnsi="Tahoma" w:cs="Tahoma"/>
          <w:color w:val="000000"/>
          <w:sz w:val="16"/>
          <w:szCs w:val="16"/>
        </w:rPr>
        <w:t xml:space="preserve"> </w:t>
      </w:r>
      <w:hyperlink r:id="rId1" w:history="1">
        <w:r w:rsidRPr="004436F5">
          <w:rPr>
            <w:rStyle w:val="Hyperlink"/>
            <w:rFonts w:ascii="Tahoma" w:hAnsi="Tahoma" w:cs="Tahoma"/>
            <w:sz w:val="16"/>
            <w:szCs w:val="16"/>
          </w:rPr>
          <w:t>http://www.euklems.net/</w:t>
        </w:r>
      </w:hyperlink>
      <w:r w:rsidRPr="004436F5">
        <w:rPr>
          <w:rFonts w:ascii="Tahoma" w:hAnsi="Tahoma" w:cs="Tahoma"/>
          <w:color w:val="000000"/>
          <w:sz w:val="16"/>
          <w:szCs w:val="16"/>
        </w:rPr>
        <w:t xml:space="preserve">; </w:t>
      </w:r>
      <w:r w:rsidR="00545D4F">
        <w:fldChar w:fldCharType="begin"/>
      </w:r>
      <w:r w:rsidR="00545D4F">
        <w:instrText xml:space="preserve"> HYPERLINK "http://www.wiod.org/new_site/database/seas.htm" \t "_blank" </w:instrText>
      </w:r>
      <w:r w:rsidR="00545D4F">
        <w:fldChar w:fldCharType="separate"/>
      </w:r>
      <w:r w:rsidRPr="004436F5">
        <w:rPr>
          <w:rStyle w:val="Hyperlink"/>
          <w:rFonts w:ascii="Tahoma" w:hAnsi="Tahoma" w:cs="Tahoma"/>
          <w:sz w:val="16"/>
          <w:szCs w:val="16"/>
        </w:rPr>
        <w:t>http://www.wiod.org/new_site/database/seas.htm</w:t>
      </w:r>
      <w:r w:rsidR="00545D4F">
        <w:rPr>
          <w:rStyle w:val="Hyperlink"/>
          <w:rFonts w:ascii="Tahoma" w:hAnsi="Tahoma" w:cs="Tahoma"/>
          <w:sz w:val="16"/>
          <w:szCs w:val="16"/>
        </w:rPr>
        <w:fldChar w:fldCharType="end"/>
      </w:r>
      <w:r w:rsidRPr="004436F5">
        <w:rPr>
          <w:rFonts w:ascii="Tahoma" w:hAnsi="Tahoma" w:cs="Tahoma"/>
          <w:color w:val="000000"/>
          <w:sz w:val="16"/>
          <w:szCs w:val="16"/>
        </w:rPr>
        <w:t xml:space="preserve">; </w:t>
      </w:r>
      <w:r w:rsidR="00545D4F">
        <w:fldChar w:fldCharType="begin"/>
      </w:r>
      <w:r w:rsidR="00545D4F">
        <w:instrText xml:space="preserve"> HYPERLINK "http://www.rug.nl/research/ggdc/data/10-sector-database" \t "_blank" </w:instrText>
      </w:r>
      <w:r w:rsidR="00545D4F">
        <w:fldChar w:fldCharType="separate"/>
      </w:r>
      <w:r w:rsidRPr="004436F5">
        <w:rPr>
          <w:rStyle w:val="Hyperlink"/>
          <w:rFonts w:ascii="Tahoma" w:hAnsi="Tahoma" w:cs="Tahoma"/>
          <w:sz w:val="16"/>
          <w:szCs w:val="16"/>
        </w:rPr>
        <w:t>http://www.rug.nl/research/ggdc/data/10-sector-database</w:t>
      </w:r>
      <w:r w:rsidR="00545D4F">
        <w:rPr>
          <w:rStyle w:val="Hyperlink"/>
          <w:rFonts w:ascii="Tahoma" w:hAnsi="Tahoma" w:cs="Tahoma"/>
          <w:sz w:val="16"/>
          <w:szCs w:val="16"/>
        </w:rPr>
        <w:fldChar w:fldCharType="end"/>
      </w:r>
    </w:p>
    <w:p w14:paraId="059F9505" w14:textId="77777777" w:rsidR="002742D9" w:rsidRDefault="002742D9" w:rsidP="00F6568F">
      <w:pPr>
        <w:pStyle w:val="FootnoteText"/>
      </w:pPr>
    </w:p>
  </w:footnote>
  <w:footnote w:id="3">
    <w:p w14:paraId="65801B15" w14:textId="77777777" w:rsidR="002742D9" w:rsidRPr="00A57978" w:rsidRDefault="002742D9" w:rsidP="008E1A5D">
      <w:pPr>
        <w:pStyle w:val="FootnoteText"/>
        <w:spacing w:before="120" w:after="0"/>
        <w:ind w:left="431" w:hanging="431"/>
        <w:rPr>
          <w:sz w:val="18"/>
          <w:szCs w:val="18"/>
        </w:rPr>
      </w:pPr>
      <w:r w:rsidRPr="00A57978">
        <w:rPr>
          <w:rStyle w:val="FootnoteReference"/>
          <w:szCs w:val="16"/>
        </w:rPr>
        <w:footnoteRef/>
      </w:r>
      <w:r w:rsidRPr="00A57978">
        <w:rPr>
          <w:sz w:val="16"/>
          <w:szCs w:val="16"/>
        </w:rPr>
        <w:t xml:space="preserve"> </w:t>
      </w:r>
      <w:r>
        <w:rPr>
          <w:sz w:val="16"/>
          <w:szCs w:val="16"/>
        </w:rPr>
        <w:t>IDEAS-REPEC and Science-Direct s</w:t>
      </w:r>
      <w:r w:rsidRPr="00A57978">
        <w:rPr>
          <w:sz w:val="18"/>
          <w:szCs w:val="18"/>
        </w:rPr>
        <w:t xml:space="preserve">earch </w:t>
      </w:r>
      <w:r>
        <w:rPr>
          <w:sz w:val="18"/>
          <w:szCs w:val="18"/>
        </w:rPr>
        <w:t>12</w:t>
      </w:r>
      <w:r w:rsidRPr="00A57978">
        <w:rPr>
          <w:sz w:val="18"/>
          <w:szCs w:val="18"/>
        </w:rPr>
        <w:t xml:space="preserve"> </w:t>
      </w:r>
      <w:r>
        <w:rPr>
          <w:sz w:val="18"/>
          <w:szCs w:val="18"/>
        </w:rPr>
        <w:t>M</w:t>
      </w:r>
      <w:r w:rsidRPr="00A57978">
        <w:rPr>
          <w:sz w:val="18"/>
          <w:szCs w:val="18"/>
        </w:rPr>
        <w:t xml:space="preserve">arch 2015 </w:t>
      </w:r>
      <w:r>
        <w:rPr>
          <w:sz w:val="18"/>
          <w:szCs w:val="18"/>
        </w:rPr>
        <w:t>in abstract-title-keywords</w:t>
      </w:r>
      <w:r w:rsidRPr="00A57978">
        <w:rPr>
          <w:sz w:val="18"/>
          <w:szCs w:val="18"/>
        </w:rPr>
        <w:t xml:space="preserve"> for “CES production function”</w:t>
      </w:r>
      <w:r>
        <w:rPr>
          <w:sz w:val="18"/>
          <w:szCs w:val="18"/>
        </w:rPr>
        <w:t>; “Cobb-Douglas Production function” etc.</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643E92"/>
    <w:lvl w:ilvl="0">
      <w:start w:val="1"/>
      <w:numFmt w:val="decimal"/>
      <w:lvlText w:val="%1."/>
      <w:lvlJc w:val="left"/>
      <w:pPr>
        <w:tabs>
          <w:tab w:val="num" w:pos="1492"/>
        </w:tabs>
        <w:ind w:left="1492" w:hanging="360"/>
      </w:pPr>
    </w:lvl>
  </w:abstractNum>
  <w:abstractNum w:abstractNumId="1">
    <w:nsid w:val="FFFFFF7D"/>
    <w:multiLevelType w:val="singleLevel"/>
    <w:tmpl w:val="C2801E34"/>
    <w:lvl w:ilvl="0">
      <w:start w:val="1"/>
      <w:numFmt w:val="decimal"/>
      <w:lvlText w:val="%1."/>
      <w:lvlJc w:val="left"/>
      <w:pPr>
        <w:tabs>
          <w:tab w:val="num" w:pos="1209"/>
        </w:tabs>
        <w:ind w:left="1209" w:hanging="360"/>
      </w:pPr>
    </w:lvl>
  </w:abstractNum>
  <w:abstractNum w:abstractNumId="2">
    <w:nsid w:val="FFFFFF7E"/>
    <w:multiLevelType w:val="singleLevel"/>
    <w:tmpl w:val="B0C2B7F0"/>
    <w:lvl w:ilvl="0">
      <w:start w:val="1"/>
      <w:numFmt w:val="decimal"/>
      <w:lvlText w:val="%1."/>
      <w:lvlJc w:val="left"/>
      <w:pPr>
        <w:tabs>
          <w:tab w:val="num" w:pos="926"/>
        </w:tabs>
        <w:ind w:left="926" w:hanging="360"/>
      </w:pPr>
    </w:lvl>
  </w:abstractNum>
  <w:abstractNum w:abstractNumId="3">
    <w:nsid w:val="FFFFFF7F"/>
    <w:multiLevelType w:val="singleLevel"/>
    <w:tmpl w:val="8736C1B6"/>
    <w:lvl w:ilvl="0">
      <w:start w:val="1"/>
      <w:numFmt w:val="decimal"/>
      <w:lvlText w:val="%1."/>
      <w:lvlJc w:val="left"/>
      <w:pPr>
        <w:tabs>
          <w:tab w:val="num" w:pos="643"/>
        </w:tabs>
        <w:ind w:left="643" w:hanging="360"/>
      </w:pPr>
    </w:lvl>
  </w:abstractNum>
  <w:abstractNum w:abstractNumId="4">
    <w:nsid w:val="FFFFFF80"/>
    <w:multiLevelType w:val="singleLevel"/>
    <w:tmpl w:val="B158001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272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6A33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4EA8BC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14CFFF2"/>
    <w:lvl w:ilvl="0">
      <w:start w:val="1"/>
      <w:numFmt w:val="decimal"/>
      <w:lvlText w:val="%1."/>
      <w:lvlJc w:val="left"/>
      <w:pPr>
        <w:tabs>
          <w:tab w:val="num" w:pos="360"/>
        </w:tabs>
        <w:ind w:left="360" w:hanging="360"/>
      </w:pPr>
    </w:lvl>
  </w:abstractNum>
  <w:abstractNum w:abstractNumId="9">
    <w:nsid w:val="FFFFFF89"/>
    <w:multiLevelType w:val="singleLevel"/>
    <w:tmpl w:val="60120DBE"/>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2162C60"/>
    <w:multiLevelType w:val="hybridMultilevel"/>
    <w:tmpl w:val="DB2E0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6564078"/>
    <w:multiLevelType w:val="hybridMultilevel"/>
    <w:tmpl w:val="16563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65C1DAC"/>
    <w:multiLevelType w:val="multilevel"/>
    <w:tmpl w:val="EDD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9F26AE"/>
    <w:multiLevelType w:val="hybridMultilevel"/>
    <w:tmpl w:val="F600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8AC6CC7"/>
    <w:multiLevelType w:val="hybridMultilevel"/>
    <w:tmpl w:val="E9D8A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BEE5B47"/>
    <w:multiLevelType w:val="hybridMultilevel"/>
    <w:tmpl w:val="FF785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D8E429B"/>
    <w:multiLevelType w:val="hybridMultilevel"/>
    <w:tmpl w:val="E7649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0EE10B36"/>
    <w:multiLevelType w:val="hybridMultilevel"/>
    <w:tmpl w:val="B51A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1E942B3"/>
    <w:multiLevelType w:val="hybridMultilevel"/>
    <w:tmpl w:val="0880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64453E5"/>
    <w:multiLevelType w:val="hybridMultilevel"/>
    <w:tmpl w:val="FB2C8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7F13F4B"/>
    <w:multiLevelType w:val="multilevel"/>
    <w:tmpl w:val="D1B6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3B2C7C"/>
    <w:multiLevelType w:val="multilevel"/>
    <w:tmpl w:val="AE7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F7497F"/>
    <w:multiLevelType w:val="multilevel"/>
    <w:tmpl w:val="31E44C08"/>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space"/>
      <w:lvlText w:val="Appendix %6"/>
      <w:lvlJc w:val="left"/>
      <w:pPr>
        <w:ind w:left="1152" w:hanging="1152"/>
      </w:pPr>
      <w:rPr>
        <w:rFonts w:hint="default"/>
      </w:rPr>
    </w:lvl>
    <w:lvl w:ilvl="6">
      <w:start w:val="1"/>
      <w:numFmt w:val="decimal"/>
      <w:lvlText w:val="%6.%7"/>
      <w:lvlJc w:val="left"/>
      <w:pPr>
        <w:ind w:left="1296" w:hanging="1296"/>
      </w:pPr>
      <w:rPr>
        <w:rFonts w:hint="default"/>
      </w:rPr>
    </w:lvl>
    <w:lvl w:ilvl="7">
      <w:start w:val="1"/>
      <w:numFmt w:val="decimal"/>
      <w:lvlText w:val="%6.%7.%8"/>
      <w:lvlJc w:val="left"/>
      <w:pPr>
        <w:ind w:left="1440" w:hanging="1440"/>
      </w:pPr>
      <w:rPr>
        <w:rFonts w:hint="default"/>
      </w:rPr>
    </w:lvl>
    <w:lvl w:ilvl="8">
      <w:start w:val="1"/>
      <w:numFmt w:val="decimal"/>
      <w:lvlText w:val="%6.%7.%8.%9"/>
      <w:lvlJc w:val="left"/>
      <w:pPr>
        <w:ind w:left="1584" w:hanging="1584"/>
      </w:pPr>
      <w:rPr>
        <w:rFonts w:hint="default"/>
      </w:rPr>
    </w:lvl>
  </w:abstractNum>
  <w:abstractNum w:abstractNumId="25">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6">
    <w:nsid w:val="29DA4AA2"/>
    <w:multiLevelType w:val="hybridMultilevel"/>
    <w:tmpl w:val="FCB66692"/>
    <w:lvl w:ilvl="0" w:tplc="729E88F0">
      <w:start w:val="1"/>
      <w:numFmt w:val="upperLetter"/>
      <w:pStyle w:val="AppendixA"/>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2B7558DE"/>
    <w:multiLevelType w:val="hybridMultilevel"/>
    <w:tmpl w:val="BFDE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BED5ED0"/>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D043E04"/>
    <w:multiLevelType w:val="hybridMultilevel"/>
    <w:tmpl w:val="C834EA9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0782A6C"/>
    <w:multiLevelType w:val="hybridMultilevel"/>
    <w:tmpl w:val="43EE7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081739F"/>
    <w:multiLevelType w:val="hybridMultilevel"/>
    <w:tmpl w:val="E1AC0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65510D2"/>
    <w:multiLevelType w:val="hybridMultilevel"/>
    <w:tmpl w:val="60EA8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6675410"/>
    <w:multiLevelType w:val="hybridMultilevel"/>
    <w:tmpl w:val="4A868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40474E"/>
    <w:multiLevelType w:val="hybridMultilevel"/>
    <w:tmpl w:val="E4C880F6"/>
    <w:lvl w:ilvl="0" w:tplc="08090001">
      <w:start w:val="1"/>
      <w:numFmt w:val="bullet"/>
      <w:lvlText w:val=""/>
      <w:lvlJc w:val="left"/>
      <w:pPr>
        <w:ind w:left="720" w:hanging="360"/>
      </w:pPr>
      <w:rPr>
        <w:rFonts w:ascii="Symbol" w:hAnsi="Symbol" w:hint="default"/>
      </w:rPr>
    </w:lvl>
    <w:lvl w:ilvl="1" w:tplc="5ACA546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FEB5EE1"/>
    <w:multiLevelType w:val="hybridMultilevel"/>
    <w:tmpl w:val="87125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0054F6E"/>
    <w:multiLevelType w:val="hybridMultilevel"/>
    <w:tmpl w:val="D7D226F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413C66F4"/>
    <w:multiLevelType w:val="hybridMultilevel"/>
    <w:tmpl w:val="B31A6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3D91F90"/>
    <w:multiLevelType w:val="hybridMultilevel"/>
    <w:tmpl w:val="3DF07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2">
    <w:nsid w:val="44E36901"/>
    <w:multiLevelType w:val="hybridMultilevel"/>
    <w:tmpl w:val="206AC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6CB1138"/>
    <w:multiLevelType w:val="hybridMultilevel"/>
    <w:tmpl w:val="A0905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47234B50"/>
    <w:multiLevelType w:val="multilevel"/>
    <w:tmpl w:val="04A0C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75E1FDD"/>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85248CF"/>
    <w:multiLevelType w:val="hybridMultilevel"/>
    <w:tmpl w:val="F530E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4ACA7CD5"/>
    <w:multiLevelType w:val="hybridMultilevel"/>
    <w:tmpl w:val="8670F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16B4153"/>
    <w:multiLevelType w:val="hybridMultilevel"/>
    <w:tmpl w:val="620CF4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2D33AA5"/>
    <w:multiLevelType w:val="hybridMultilevel"/>
    <w:tmpl w:val="1D2EDA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51">
    <w:nsid w:val="5D345602"/>
    <w:multiLevelType w:val="hybridMultilevel"/>
    <w:tmpl w:val="81D0AEE6"/>
    <w:lvl w:ilvl="0" w:tplc="A1EC4F6E">
      <w:start w:val="1"/>
      <w:numFmt w:val="decimal"/>
      <w:lvlText w:val="S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5E117EF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F57587A"/>
    <w:multiLevelType w:val="hybridMultilevel"/>
    <w:tmpl w:val="620CF4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3365175"/>
    <w:multiLevelType w:val="multilevel"/>
    <w:tmpl w:val="5DCC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4F43780"/>
    <w:multiLevelType w:val="hybridMultilevel"/>
    <w:tmpl w:val="CFF46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D387B"/>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9BF0393"/>
    <w:multiLevelType w:val="hybridMultilevel"/>
    <w:tmpl w:val="2E2489F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288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8">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B5F6436"/>
    <w:multiLevelType w:val="hybridMultilevel"/>
    <w:tmpl w:val="73D2D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C793A2D"/>
    <w:multiLevelType w:val="hybridMultilevel"/>
    <w:tmpl w:val="1038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0F378CE"/>
    <w:multiLevelType w:val="multilevel"/>
    <w:tmpl w:val="60225F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nsid w:val="72E21104"/>
    <w:multiLevelType w:val="hybridMultilevel"/>
    <w:tmpl w:val="DC32F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4D96CFF"/>
    <w:multiLevelType w:val="hybridMultilevel"/>
    <w:tmpl w:val="7A0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5FE5D3F"/>
    <w:multiLevelType w:val="multilevel"/>
    <w:tmpl w:val="1212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326C3B"/>
    <w:multiLevelType w:val="hybridMultilevel"/>
    <w:tmpl w:val="E77C357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B444597"/>
    <w:multiLevelType w:val="hybridMultilevel"/>
    <w:tmpl w:val="F3CA46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F6A605D"/>
    <w:multiLevelType w:val="hybridMultilevel"/>
    <w:tmpl w:val="21CA9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21"/>
  </w:num>
  <w:num w:numId="4">
    <w:abstractNumId w:val="34"/>
  </w:num>
  <w:num w:numId="5">
    <w:abstractNumId w:val="48"/>
  </w:num>
  <w:num w:numId="6">
    <w:abstractNumId w:val="29"/>
  </w:num>
  <w:num w:numId="7">
    <w:abstractNumId w:val="24"/>
  </w:num>
  <w:num w:numId="8">
    <w:abstractNumId w:val="50"/>
  </w:num>
  <w:num w:numId="9">
    <w:abstractNumId w:val="10"/>
  </w:num>
  <w:num w:numId="10">
    <w:abstractNumId w:val="41"/>
  </w:num>
  <w:num w:numId="11">
    <w:abstractNumId w:val="35"/>
  </w:num>
  <w:num w:numId="12">
    <w:abstractNumId w:val="30"/>
  </w:num>
  <w:num w:numId="13">
    <w:abstractNumId w:val="15"/>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5"/>
  </w:num>
  <w:num w:numId="25">
    <w:abstractNumId w:val="61"/>
  </w:num>
  <w:num w:numId="26">
    <w:abstractNumId w:val="58"/>
  </w:num>
  <w:num w:numId="27">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lvl w:ilvl="0">
        <w:start w:val="2"/>
        <w:numFmt w:val="decimal"/>
        <w:suff w:val="space"/>
        <w:lvlText w:val="Chapter %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upperLetter"/>
        <w:lvlText w:val="Appendix %6"/>
        <w:lvlJc w:val="left"/>
        <w:pPr>
          <w:ind w:left="1152" w:hanging="1152"/>
        </w:pPr>
        <w:rPr>
          <w:rFonts w:hint="default"/>
        </w:rPr>
      </w:lvl>
    </w:lvlOverride>
    <w:lvlOverride w:ilvl="6">
      <w:lvl w:ilvl="6">
        <w:start w:val="1"/>
        <w:numFmt w:val="decimal"/>
        <w:lvlText w:val="%6.%7"/>
        <w:lvlJc w:val="left"/>
        <w:pPr>
          <w:ind w:left="1296" w:hanging="1296"/>
        </w:pPr>
        <w:rPr>
          <w:rFonts w:hint="default"/>
        </w:rPr>
      </w:lvl>
    </w:lvlOverride>
    <w:lvlOverride w:ilvl="7">
      <w:lvl w:ilvl="7">
        <w:start w:val="1"/>
        <w:numFmt w:val="decimal"/>
        <w:lvlText w:val="%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9">
    <w:abstractNumId w:val="62"/>
  </w:num>
  <w:num w:numId="30">
    <w:abstractNumId w:val="26"/>
  </w:num>
  <w:num w:numId="31">
    <w:abstractNumId w:val="51"/>
  </w:num>
  <w:num w:numId="32">
    <w:abstractNumId w:val="52"/>
  </w:num>
  <w:num w:numId="33">
    <w:abstractNumId w:val="36"/>
  </w:num>
  <w:num w:numId="34">
    <w:abstractNumId w:val="64"/>
  </w:num>
  <w:num w:numId="35">
    <w:abstractNumId w:val="53"/>
  </w:num>
  <w:num w:numId="36">
    <w:abstractNumId w:val="43"/>
  </w:num>
  <w:num w:numId="37">
    <w:abstractNumId w:val="27"/>
  </w:num>
  <w:num w:numId="38">
    <w:abstractNumId w:val="17"/>
  </w:num>
  <w:num w:numId="39">
    <w:abstractNumId w:val="44"/>
  </w:num>
  <w:num w:numId="40">
    <w:abstractNumId w:val="22"/>
  </w:num>
  <w:num w:numId="41">
    <w:abstractNumId w:val="13"/>
  </w:num>
  <w:num w:numId="42">
    <w:abstractNumId w:val="65"/>
  </w:num>
  <w:num w:numId="43">
    <w:abstractNumId w:val="23"/>
  </w:num>
  <w:num w:numId="44">
    <w:abstractNumId w:val="54"/>
  </w:num>
  <w:num w:numId="45">
    <w:abstractNumId w:val="42"/>
  </w:num>
  <w:num w:numId="46">
    <w:abstractNumId w:val="20"/>
  </w:num>
  <w:num w:numId="47">
    <w:abstractNumId w:val="47"/>
  </w:num>
  <w:num w:numId="48">
    <w:abstractNumId w:val="33"/>
  </w:num>
  <w:num w:numId="49">
    <w:abstractNumId w:val="55"/>
  </w:num>
  <w:num w:numId="50">
    <w:abstractNumId w:val="57"/>
  </w:num>
  <w:num w:numId="51">
    <w:abstractNumId w:val="63"/>
  </w:num>
  <w:num w:numId="52">
    <w:abstractNumId w:val="68"/>
  </w:num>
  <w:num w:numId="53">
    <w:abstractNumId w:val="49"/>
  </w:num>
  <w:num w:numId="54">
    <w:abstractNumId w:val="12"/>
  </w:num>
  <w:num w:numId="55">
    <w:abstractNumId w:val="39"/>
  </w:num>
  <w:num w:numId="56">
    <w:abstractNumId w:val="32"/>
  </w:num>
  <w:num w:numId="57">
    <w:abstractNumId w:val="31"/>
  </w:num>
  <w:num w:numId="58">
    <w:abstractNumId w:val="66"/>
  </w:num>
  <w:num w:numId="59">
    <w:abstractNumId w:val="18"/>
  </w:num>
  <w:num w:numId="60">
    <w:abstractNumId w:val="19"/>
  </w:num>
  <w:num w:numId="61">
    <w:abstractNumId w:val="60"/>
  </w:num>
  <w:num w:numId="62">
    <w:abstractNumId w:val="56"/>
  </w:num>
  <w:num w:numId="63">
    <w:abstractNumId w:val="46"/>
  </w:num>
  <w:num w:numId="64">
    <w:abstractNumId w:val="40"/>
  </w:num>
  <w:num w:numId="65">
    <w:abstractNumId w:val="28"/>
  </w:num>
  <w:num w:numId="66">
    <w:abstractNumId w:val="45"/>
  </w:num>
  <w:num w:numId="67">
    <w:abstractNumId w:val="67"/>
  </w:num>
  <w:num w:numId="68">
    <w:abstractNumId w:val="38"/>
  </w:num>
  <w:num w:numId="69">
    <w:abstractNumId w:val="14"/>
  </w:num>
  <w:num w:numId="70">
    <w:abstractNumId w:val="11"/>
  </w:num>
  <w:num w:numId="71">
    <w:abstractNumId w:val="5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3DA"/>
    <w:rsid w:val="00004195"/>
    <w:rsid w:val="00005DAB"/>
    <w:rsid w:val="0000698F"/>
    <w:rsid w:val="00014F00"/>
    <w:rsid w:val="00016E1D"/>
    <w:rsid w:val="00020F46"/>
    <w:rsid w:val="00031910"/>
    <w:rsid w:val="000405EA"/>
    <w:rsid w:val="00043C82"/>
    <w:rsid w:val="00045340"/>
    <w:rsid w:val="00070A51"/>
    <w:rsid w:val="0007172B"/>
    <w:rsid w:val="00073100"/>
    <w:rsid w:val="00075C25"/>
    <w:rsid w:val="00076D65"/>
    <w:rsid w:val="00083C29"/>
    <w:rsid w:val="00091BCB"/>
    <w:rsid w:val="000A339E"/>
    <w:rsid w:val="000A540C"/>
    <w:rsid w:val="000A5CF1"/>
    <w:rsid w:val="000A6535"/>
    <w:rsid w:val="000A65AD"/>
    <w:rsid w:val="000A6A7D"/>
    <w:rsid w:val="000A6C86"/>
    <w:rsid w:val="000A70DD"/>
    <w:rsid w:val="000A7E12"/>
    <w:rsid w:val="000B1536"/>
    <w:rsid w:val="000B6F0F"/>
    <w:rsid w:val="000B74BA"/>
    <w:rsid w:val="000C57E6"/>
    <w:rsid w:val="000C7968"/>
    <w:rsid w:val="000D582C"/>
    <w:rsid w:val="000E05CB"/>
    <w:rsid w:val="000E1462"/>
    <w:rsid w:val="000E1C4C"/>
    <w:rsid w:val="000E20D4"/>
    <w:rsid w:val="000E2535"/>
    <w:rsid w:val="000E6962"/>
    <w:rsid w:val="000E7E40"/>
    <w:rsid w:val="000F1404"/>
    <w:rsid w:val="000F24CE"/>
    <w:rsid w:val="000F62A8"/>
    <w:rsid w:val="000F6F49"/>
    <w:rsid w:val="000F7941"/>
    <w:rsid w:val="000F79E5"/>
    <w:rsid w:val="000F7A73"/>
    <w:rsid w:val="00100069"/>
    <w:rsid w:val="0010261F"/>
    <w:rsid w:val="00102846"/>
    <w:rsid w:val="00103918"/>
    <w:rsid w:val="0010426C"/>
    <w:rsid w:val="00126EE8"/>
    <w:rsid w:val="00141587"/>
    <w:rsid w:val="001635AE"/>
    <w:rsid w:val="001637E9"/>
    <w:rsid w:val="001654A3"/>
    <w:rsid w:val="00167FBC"/>
    <w:rsid w:val="0017506E"/>
    <w:rsid w:val="0017590A"/>
    <w:rsid w:val="00175B96"/>
    <w:rsid w:val="00177262"/>
    <w:rsid w:val="00177E16"/>
    <w:rsid w:val="00182FB9"/>
    <w:rsid w:val="001869E6"/>
    <w:rsid w:val="00191C0A"/>
    <w:rsid w:val="00193A94"/>
    <w:rsid w:val="00194C38"/>
    <w:rsid w:val="001A3FFE"/>
    <w:rsid w:val="001A6F66"/>
    <w:rsid w:val="001B2897"/>
    <w:rsid w:val="001B4E60"/>
    <w:rsid w:val="001C0534"/>
    <w:rsid w:val="001C355F"/>
    <w:rsid w:val="001C5A68"/>
    <w:rsid w:val="001C5AC7"/>
    <w:rsid w:val="001C6483"/>
    <w:rsid w:val="001C667A"/>
    <w:rsid w:val="001D599A"/>
    <w:rsid w:val="001D759D"/>
    <w:rsid w:val="001E2687"/>
    <w:rsid w:val="001E4EEA"/>
    <w:rsid w:val="001E4F7A"/>
    <w:rsid w:val="001F0210"/>
    <w:rsid w:val="001F07CB"/>
    <w:rsid w:val="001F143E"/>
    <w:rsid w:val="001F3811"/>
    <w:rsid w:val="001F46FB"/>
    <w:rsid w:val="001F5501"/>
    <w:rsid w:val="001F5CE4"/>
    <w:rsid w:val="002075B1"/>
    <w:rsid w:val="00210DD3"/>
    <w:rsid w:val="00212292"/>
    <w:rsid w:val="002218EC"/>
    <w:rsid w:val="002221A3"/>
    <w:rsid w:val="0022758E"/>
    <w:rsid w:val="00227621"/>
    <w:rsid w:val="002317B4"/>
    <w:rsid w:val="002408BC"/>
    <w:rsid w:val="00244344"/>
    <w:rsid w:val="00246263"/>
    <w:rsid w:val="00251E6F"/>
    <w:rsid w:val="00251FEA"/>
    <w:rsid w:val="00256237"/>
    <w:rsid w:val="002569BD"/>
    <w:rsid w:val="0026247F"/>
    <w:rsid w:val="00264872"/>
    <w:rsid w:val="00272BA6"/>
    <w:rsid w:val="002742D9"/>
    <w:rsid w:val="00274FBE"/>
    <w:rsid w:val="00293BE9"/>
    <w:rsid w:val="00293E0D"/>
    <w:rsid w:val="00294B0F"/>
    <w:rsid w:val="00297C42"/>
    <w:rsid w:val="002A3F0D"/>
    <w:rsid w:val="002A4A26"/>
    <w:rsid w:val="002A641E"/>
    <w:rsid w:val="002B057B"/>
    <w:rsid w:val="002B25AA"/>
    <w:rsid w:val="002B5BC6"/>
    <w:rsid w:val="002D4338"/>
    <w:rsid w:val="002D4DE4"/>
    <w:rsid w:val="002D6975"/>
    <w:rsid w:val="002E0A1D"/>
    <w:rsid w:val="002E2658"/>
    <w:rsid w:val="002E300E"/>
    <w:rsid w:val="002E64C5"/>
    <w:rsid w:val="002E685D"/>
    <w:rsid w:val="002F09D5"/>
    <w:rsid w:val="002F5B95"/>
    <w:rsid w:val="00305A98"/>
    <w:rsid w:val="00310E17"/>
    <w:rsid w:val="00312856"/>
    <w:rsid w:val="00313705"/>
    <w:rsid w:val="00314C1A"/>
    <w:rsid w:val="00321B93"/>
    <w:rsid w:val="0032217A"/>
    <w:rsid w:val="0032242F"/>
    <w:rsid w:val="00322E96"/>
    <w:rsid w:val="00324FC3"/>
    <w:rsid w:val="00330538"/>
    <w:rsid w:val="003318DE"/>
    <w:rsid w:val="00331C59"/>
    <w:rsid w:val="003320D0"/>
    <w:rsid w:val="00335A1C"/>
    <w:rsid w:val="003449F7"/>
    <w:rsid w:val="0035416C"/>
    <w:rsid w:val="003563FF"/>
    <w:rsid w:val="003564A1"/>
    <w:rsid w:val="00357B1B"/>
    <w:rsid w:val="00363180"/>
    <w:rsid w:val="0036349A"/>
    <w:rsid w:val="00367120"/>
    <w:rsid w:val="003707DF"/>
    <w:rsid w:val="0037156B"/>
    <w:rsid w:val="00375F17"/>
    <w:rsid w:val="00377149"/>
    <w:rsid w:val="0037793C"/>
    <w:rsid w:val="00377E1C"/>
    <w:rsid w:val="00380847"/>
    <w:rsid w:val="00383E21"/>
    <w:rsid w:val="003912F3"/>
    <w:rsid w:val="00392BA0"/>
    <w:rsid w:val="00394366"/>
    <w:rsid w:val="003A021D"/>
    <w:rsid w:val="003A33DA"/>
    <w:rsid w:val="003A4C7F"/>
    <w:rsid w:val="003A64E6"/>
    <w:rsid w:val="003B26E9"/>
    <w:rsid w:val="003B5194"/>
    <w:rsid w:val="003B7347"/>
    <w:rsid w:val="003C3A84"/>
    <w:rsid w:val="003D022D"/>
    <w:rsid w:val="003D08A5"/>
    <w:rsid w:val="003D359C"/>
    <w:rsid w:val="003D5E96"/>
    <w:rsid w:val="003D67BE"/>
    <w:rsid w:val="003E235B"/>
    <w:rsid w:val="003F171F"/>
    <w:rsid w:val="003F2143"/>
    <w:rsid w:val="00403035"/>
    <w:rsid w:val="00407FD7"/>
    <w:rsid w:val="00414AF4"/>
    <w:rsid w:val="004150AE"/>
    <w:rsid w:val="00415571"/>
    <w:rsid w:val="0041604C"/>
    <w:rsid w:val="00420E74"/>
    <w:rsid w:val="00422798"/>
    <w:rsid w:val="004235EA"/>
    <w:rsid w:val="004240F6"/>
    <w:rsid w:val="00426EF3"/>
    <w:rsid w:val="00434658"/>
    <w:rsid w:val="00435994"/>
    <w:rsid w:val="00435B95"/>
    <w:rsid w:val="0043686A"/>
    <w:rsid w:val="0044116A"/>
    <w:rsid w:val="00443129"/>
    <w:rsid w:val="004443DC"/>
    <w:rsid w:val="00445897"/>
    <w:rsid w:val="00445903"/>
    <w:rsid w:val="00447C91"/>
    <w:rsid w:val="00447F79"/>
    <w:rsid w:val="00450A15"/>
    <w:rsid w:val="004535B8"/>
    <w:rsid w:val="004541BB"/>
    <w:rsid w:val="0045712B"/>
    <w:rsid w:val="0045786E"/>
    <w:rsid w:val="00457D05"/>
    <w:rsid w:val="00464773"/>
    <w:rsid w:val="00464B05"/>
    <w:rsid w:val="00467F40"/>
    <w:rsid w:val="004700D3"/>
    <w:rsid w:val="004741E1"/>
    <w:rsid w:val="00474CF4"/>
    <w:rsid w:val="00475112"/>
    <w:rsid w:val="00475553"/>
    <w:rsid w:val="00476901"/>
    <w:rsid w:val="0047758D"/>
    <w:rsid w:val="00481CFC"/>
    <w:rsid w:val="00492945"/>
    <w:rsid w:val="00492EA1"/>
    <w:rsid w:val="00493D53"/>
    <w:rsid w:val="0049793B"/>
    <w:rsid w:val="00497BAD"/>
    <w:rsid w:val="004A1895"/>
    <w:rsid w:val="004A6DEF"/>
    <w:rsid w:val="004A74C7"/>
    <w:rsid w:val="004B21DA"/>
    <w:rsid w:val="004B386E"/>
    <w:rsid w:val="004B4072"/>
    <w:rsid w:val="004B4C25"/>
    <w:rsid w:val="004C1A7F"/>
    <w:rsid w:val="004C3BD9"/>
    <w:rsid w:val="004C4A5D"/>
    <w:rsid w:val="004C53D5"/>
    <w:rsid w:val="004C5538"/>
    <w:rsid w:val="004D49DA"/>
    <w:rsid w:val="004D53FF"/>
    <w:rsid w:val="004D7D8A"/>
    <w:rsid w:val="004E1ADB"/>
    <w:rsid w:val="004E41E7"/>
    <w:rsid w:val="004F046B"/>
    <w:rsid w:val="004F163F"/>
    <w:rsid w:val="004F19C9"/>
    <w:rsid w:val="004F26BC"/>
    <w:rsid w:val="0050095C"/>
    <w:rsid w:val="00500EFD"/>
    <w:rsid w:val="0050162D"/>
    <w:rsid w:val="00502856"/>
    <w:rsid w:val="005056E6"/>
    <w:rsid w:val="00512FE9"/>
    <w:rsid w:val="00514554"/>
    <w:rsid w:val="00517082"/>
    <w:rsid w:val="005221BA"/>
    <w:rsid w:val="00523A46"/>
    <w:rsid w:val="0052712A"/>
    <w:rsid w:val="005328F0"/>
    <w:rsid w:val="00532E73"/>
    <w:rsid w:val="00533A73"/>
    <w:rsid w:val="00533D53"/>
    <w:rsid w:val="00540A58"/>
    <w:rsid w:val="00545D4F"/>
    <w:rsid w:val="00554E09"/>
    <w:rsid w:val="00555A8F"/>
    <w:rsid w:val="00563672"/>
    <w:rsid w:val="00563904"/>
    <w:rsid w:val="00565788"/>
    <w:rsid w:val="00567AFD"/>
    <w:rsid w:val="00567F03"/>
    <w:rsid w:val="0057226B"/>
    <w:rsid w:val="005731AE"/>
    <w:rsid w:val="005738F6"/>
    <w:rsid w:val="005758F1"/>
    <w:rsid w:val="00575C02"/>
    <w:rsid w:val="00575C54"/>
    <w:rsid w:val="00582A8B"/>
    <w:rsid w:val="00586297"/>
    <w:rsid w:val="005937CD"/>
    <w:rsid w:val="005972DB"/>
    <w:rsid w:val="005A10A8"/>
    <w:rsid w:val="005A1F3C"/>
    <w:rsid w:val="005B54D9"/>
    <w:rsid w:val="005B57D9"/>
    <w:rsid w:val="005C14F3"/>
    <w:rsid w:val="005C3F52"/>
    <w:rsid w:val="005C677D"/>
    <w:rsid w:val="005D49EA"/>
    <w:rsid w:val="005D5587"/>
    <w:rsid w:val="005D7EAF"/>
    <w:rsid w:val="005E02B7"/>
    <w:rsid w:val="005E2D98"/>
    <w:rsid w:val="005E6627"/>
    <w:rsid w:val="005E7D39"/>
    <w:rsid w:val="005F384C"/>
    <w:rsid w:val="005F5140"/>
    <w:rsid w:val="005F52E7"/>
    <w:rsid w:val="00613F62"/>
    <w:rsid w:val="0062264C"/>
    <w:rsid w:val="00627610"/>
    <w:rsid w:val="0063101E"/>
    <w:rsid w:val="00631725"/>
    <w:rsid w:val="00631AD9"/>
    <w:rsid w:val="00631F76"/>
    <w:rsid w:val="00632F61"/>
    <w:rsid w:val="006332C5"/>
    <w:rsid w:val="0063370B"/>
    <w:rsid w:val="00634877"/>
    <w:rsid w:val="006355BD"/>
    <w:rsid w:val="0064150E"/>
    <w:rsid w:val="00642D92"/>
    <w:rsid w:val="006437D0"/>
    <w:rsid w:val="00644CFF"/>
    <w:rsid w:val="00650F13"/>
    <w:rsid w:val="006511C5"/>
    <w:rsid w:val="006521CD"/>
    <w:rsid w:val="00653B9A"/>
    <w:rsid w:val="00656F41"/>
    <w:rsid w:val="006617AC"/>
    <w:rsid w:val="00661A9D"/>
    <w:rsid w:val="0067639F"/>
    <w:rsid w:val="00677C00"/>
    <w:rsid w:val="00680769"/>
    <w:rsid w:val="00685A39"/>
    <w:rsid w:val="006868C6"/>
    <w:rsid w:val="00687467"/>
    <w:rsid w:val="0069283E"/>
    <w:rsid w:val="00695A46"/>
    <w:rsid w:val="00697362"/>
    <w:rsid w:val="006A1954"/>
    <w:rsid w:val="006A1A1D"/>
    <w:rsid w:val="006A446B"/>
    <w:rsid w:val="006A4C18"/>
    <w:rsid w:val="006B1398"/>
    <w:rsid w:val="006B214A"/>
    <w:rsid w:val="006B54FE"/>
    <w:rsid w:val="006C4807"/>
    <w:rsid w:val="006D1024"/>
    <w:rsid w:val="006D2C85"/>
    <w:rsid w:val="006D5EC4"/>
    <w:rsid w:val="006D7CD8"/>
    <w:rsid w:val="006E0673"/>
    <w:rsid w:val="006E0A10"/>
    <w:rsid w:val="006E4174"/>
    <w:rsid w:val="006E7155"/>
    <w:rsid w:val="006E79BA"/>
    <w:rsid w:val="006F4111"/>
    <w:rsid w:val="006F615B"/>
    <w:rsid w:val="006F6C38"/>
    <w:rsid w:val="006F7B17"/>
    <w:rsid w:val="00700F8A"/>
    <w:rsid w:val="007108BD"/>
    <w:rsid w:val="007142AF"/>
    <w:rsid w:val="0071739C"/>
    <w:rsid w:val="00720E04"/>
    <w:rsid w:val="00730F2B"/>
    <w:rsid w:val="00735454"/>
    <w:rsid w:val="00740DDC"/>
    <w:rsid w:val="0075647C"/>
    <w:rsid w:val="00756669"/>
    <w:rsid w:val="00757680"/>
    <w:rsid w:val="007630B2"/>
    <w:rsid w:val="0076351E"/>
    <w:rsid w:val="007640A6"/>
    <w:rsid w:val="0076531C"/>
    <w:rsid w:val="0077146E"/>
    <w:rsid w:val="007739AB"/>
    <w:rsid w:val="00774D38"/>
    <w:rsid w:val="0077724C"/>
    <w:rsid w:val="0077755E"/>
    <w:rsid w:val="007808A1"/>
    <w:rsid w:val="00780AB7"/>
    <w:rsid w:val="00782D78"/>
    <w:rsid w:val="007838DF"/>
    <w:rsid w:val="00785778"/>
    <w:rsid w:val="007905A1"/>
    <w:rsid w:val="00796AC7"/>
    <w:rsid w:val="007A166F"/>
    <w:rsid w:val="007A175A"/>
    <w:rsid w:val="007A2AB5"/>
    <w:rsid w:val="007A3C90"/>
    <w:rsid w:val="007A4C3E"/>
    <w:rsid w:val="007B0EF4"/>
    <w:rsid w:val="007B3A1B"/>
    <w:rsid w:val="007B3D81"/>
    <w:rsid w:val="007B6B52"/>
    <w:rsid w:val="007B797F"/>
    <w:rsid w:val="007C336E"/>
    <w:rsid w:val="007C6C20"/>
    <w:rsid w:val="007C76E6"/>
    <w:rsid w:val="007D240D"/>
    <w:rsid w:val="007D49D6"/>
    <w:rsid w:val="007E4823"/>
    <w:rsid w:val="007E5069"/>
    <w:rsid w:val="007E517D"/>
    <w:rsid w:val="007E560B"/>
    <w:rsid w:val="007E6826"/>
    <w:rsid w:val="007F092D"/>
    <w:rsid w:val="007F1D21"/>
    <w:rsid w:val="007F699D"/>
    <w:rsid w:val="008014C4"/>
    <w:rsid w:val="0080285A"/>
    <w:rsid w:val="008051C7"/>
    <w:rsid w:val="00814657"/>
    <w:rsid w:val="00821DC1"/>
    <w:rsid w:val="00825578"/>
    <w:rsid w:val="008263A8"/>
    <w:rsid w:val="0082708C"/>
    <w:rsid w:val="00832015"/>
    <w:rsid w:val="008333FC"/>
    <w:rsid w:val="00833731"/>
    <w:rsid w:val="00837902"/>
    <w:rsid w:val="00840AE1"/>
    <w:rsid w:val="00846FD1"/>
    <w:rsid w:val="00847ACF"/>
    <w:rsid w:val="0085038B"/>
    <w:rsid w:val="00860979"/>
    <w:rsid w:val="00861004"/>
    <w:rsid w:val="008625E4"/>
    <w:rsid w:val="00863CEE"/>
    <w:rsid w:val="00867704"/>
    <w:rsid w:val="00876042"/>
    <w:rsid w:val="00880C78"/>
    <w:rsid w:val="00886003"/>
    <w:rsid w:val="008867C2"/>
    <w:rsid w:val="00887641"/>
    <w:rsid w:val="00893141"/>
    <w:rsid w:val="00893B41"/>
    <w:rsid w:val="0089492A"/>
    <w:rsid w:val="00895EB9"/>
    <w:rsid w:val="00897AFC"/>
    <w:rsid w:val="008A31D7"/>
    <w:rsid w:val="008A396B"/>
    <w:rsid w:val="008A4DCF"/>
    <w:rsid w:val="008A55B1"/>
    <w:rsid w:val="008A6103"/>
    <w:rsid w:val="008A71F5"/>
    <w:rsid w:val="008A7F2B"/>
    <w:rsid w:val="008B389A"/>
    <w:rsid w:val="008B6434"/>
    <w:rsid w:val="008B674E"/>
    <w:rsid w:val="008B75F1"/>
    <w:rsid w:val="008B7F6C"/>
    <w:rsid w:val="008C10DA"/>
    <w:rsid w:val="008C7F3D"/>
    <w:rsid w:val="008D1C04"/>
    <w:rsid w:val="008D1FA7"/>
    <w:rsid w:val="008D3410"/>
    <w:rsid w:val="008D52F9"/>
    <w:rsid w:val="008D602F"/>
    <w:rsid w:val="008E09C4"/>
    <w:rsid w:val="008E1A5D"/>
    <w:rsid w:val="008E2782"/>
    <w:rsid w:val="008E3A0E"/>
    <w:rsid w:val="008E61A9"/>
    <w:rsid w:val="008F4523"/>
    <w:rsid w:val="008F77FD"/>
    <w:rsid w:val="00902DA9"/>
    <w:rsid w:val="00905E57"/>
    <w:rsid w:val="00910D9B"/>
    <w:rsid w:val="00911EBC"/>
    <w:rsid w:val="00917231"/>
    <w:rsid w:val="00917E67"/>
    <w:rsid w:val="00922403"/>
    <w:rsid w:val="00926199"/>
    <w:rsid w:val="0092742B"/>
    <w:rsid w:val="00927CA1"/>
    <w:rsid w:val="00931003"/>
    <w:rsid w:val="00946A21"/>
    <w:rsid w:val="009478A4"/>
    <w:rsid w:val="0095122F"/>
    <w:rsid w:val="00953D90"/>
    <w:rsid w:val="009573AE"/>
    <w:rsid w:val="00961575"/>
    <w:rsid w:val="009663DD"/>
    <w:rsid w:val="00980745"/>
    <w:rsid w:val="00980F62"/>
    <w:rsid w:val="009826C9"/>
    <w:rsid w:val="0098360A"/>
    <w:rsid w:val="00983C61"/>
    <w:rsid w:val="00985435"/>
    <w:rsid w:val="00985F01"/>
    <w:rsid w:val="0099040B"/>
    <w:rsid w:val="009A3715"/>
    <w:rsid w:val="009A404E"/>
    <w:rsid w:val="009A60F0"/>
    <w:rsid w:val="009B2FAA"/>
    <w:rsid w:val="009B5589"/>
    <w:rsid w:val="009C46E3"/>
    <w:rsid w:val="009C5FB6"/>
    <w:rsid w:val="009D1D6A"/>
    <w:rsid w:val="009D4963"/>
    <w:rsid w:val="009D49D6"/>
    <w:rsid w:val="009E16F7"/>
    <w:rsid w:val="009E1ED1"/>
    <w:rsid w:val="009E23AC"/>
    <w:rsid w:val="009F2F13"/>
    <w:rsid w:val="00A0108C"/>
    <w:rsid w:val="00A01D11"/>
    <w:rsid w:val="00A047DA"/>
    <w:rsid w:val="00A077E0"/>
    <w:rsid w:val="00A1347E"/>
    <w:rsid w:val="00A137D4"/>
    <w:rsid w:val="00A14E98"/>
    <w:rsid w:val="00A159F7"/>
    <w:rsid w:val="00A2715B"/>
    <w:rsid w:val="00A32503"/>
    <w:rsid w:val="00A34999"/>
    <w:rsid w:val="00A34C1F"/>
    <w:rsid w:val="00A400C5"/>
    <w:rsid w:val="00A410A8"/>
    <w:rsid w:val="00A411A2"/>
    <w:rsid w:val="00A42422"/>
    <w:rsid w:val="00A437BE"/>
    <w:rsid w:val="00A46CF8"/>
    <w:rsid w:val="00A508CB"/>
    <w:rsid w:val="00A52469"/>
    <w:rsid w:val="00A55B44"/>
    <w:rsid w:val="00A56784"/>
    <w:rsid w:val="00A57978"/>
    <w:rsid w:val="00A605B3"/>
    <w:rsid w:val="00A611EC"/>
    <w:rsid w:val="00A61A16"/>
    <w:rsid w:val="00A652A1"/>
    <w:rsid w:val="00A70748"/>
    <w:rsid w:val="00A73138"/>
    <w:rsid w:val="00A769B5"/>
    <w:rsid w:val="00A800B9"/>
    <w:rsid w:val="00A84193"/>
    <w:rsid w:val="00A86ADD"/>
    <w:rsid w:val="00A947B2"/>
    <w:rsid w:val="00A96B94"/>
    <w:rsid w:val="00AA31BD"/>
    <w:rsid w:val="00AA6372"/>
    <w:rsid w:val="00AA70CD"/>
    <w:rsid w:val="00AB1E88"/>
    <w:rsid w:val="00AB3F51"/>
    <w:rsid w:val="00AB4FEB"/>
    <w:rsid w:val="00AC2BCA"/>
    <w:rsid w:val="00AC4ADE"/>
    <w:rsid w:val="00AC5C8B"/>
    <w:rsid w:val="00AD2844"/>
    <w:rsid w:val="00AD41D3"/>
    <w:rsid w:val="00AD4764"/>
    <w:rsid w:val="00AE237A"/>
    <w:rsid w:val="00AE2ECC"/>
    <w:rsid w:val="00AE7952"/>
    <w:rsid w:val="00AF59C4"/>
    <w:rsid w:val="00AF7553"/>
    <w:rsid w:val="00B03A1C"/>
    <w:rsid w:val="00B0460C"/>
    <w:rsid w:val="00B11A79"/>
    <w:rsid w:val="00B12457"/>
    <w:rsid w:val="00B137A8"/>
    <w:rsid w:val="00B15180"/>
    <w:rsid w:val="00B1681A"/>
    <w:rsid w:val="00B16ED5"/>
    <w:rsid w:val="00B1787D"/>
    <w:rsid w:val="00B21C5E"/>
    <w:rsid w:val="00B21C71"/>
    <w:rsid w:val="00B23C5C"/>
    <w:rsid w:val="00B2472D"/>
    <w:rsid w:val="00B33E34"/>
    <w:rsid w:val="00B34282"/>
    <w:rsid w:val="00B349EF"/>
    <w:rsid w:val="00B43EE0"/>
    <w:rsid w:val="00B47154"/>
    <w:rsid w:val="00B510EF"/>
    <w:rsid w:val="00B51C3C"/>
    <w:rsid w:val="00B526B1"/>
    <w:rsid w:val="00B52A55"/>
    <w:rsid w:val="00B5348C"/>
    <w:rsid w:val="00B53C29"/>
    <w:rsid w:val="00B53E3C"/>
    <w:rsid w:val="00B54E90"/>
    <w:rsid w:val="00B56B16"/>
    <w:rsid w:val="00B60235"/>
    <w:rsid w:val="00B60983"/>
    <w:rsid w:val="00B61059"/>
    <w:rsid w:val="00B81494"/>
    <w:rsid w:val="00B85587"/>
    <w:rsid w:val="00B85D49"/>
    <w:rsid w:val="00B86D44"/>
    <w:rsid w:val="00B91248"/>
    <w:rsid w:val="00B959D5"/>
    <w:rsid w:val="00BB05D2"/>
    <w:rsid w:val="00BB3202"/>
    <w:rsid w:val="00BB4938"/>
    <w:rsid w:val="00BC2CEA"/>
    <w:rsid w:val="00BC3C19"/>
    <w:rsid w:val="00BC43EA"/>
    <w:rsid w:val="00BD3238"/>
    <w:rsid w:val="00BD39F7"/>
    <w:rsid w:val="00BD4FB3"/>
    <w:rsid w:val="00BD632F"/>
    <w:rsid w:val="00BD6A7D"/>
    <w:rsid w:val="00BF04C1"/>
    <w:rsid w:val="00BF1F55"/>
    <w:rsid w:val="00BF45F5"/>
    <w:rsid w:val="00BF4D75"/>
    <w:rsid w:val="00C01BB9"/>
    <w:rsid w:val="00C03F37"/>
    <w:rsid w:val="00C05503"/>
    <w:rsid w:val="00C05F97"/>
    <w:rsid w:val="00C0777C"/>
    <w:rsid w:val="00C102B6"/>
    <w:rsid w:val="00C110E8"/>
    <w:rsid w:val="00C1465E"/>
    <w:rsid w:val="00C17C6C"/>
    <w:rsid w:val="00C21FCD"/>
    <w:rsid w:val="00C234A8"/>
    <w:rsid w:val="00C25113"/>
    <w:rsid w:val="00C25189"/>
    <w:rsid w:val="00C2537A"/>
    <w:rsid w:val="00C273BA"/>
    <w:rsid w:val="00C276F2"/>
    <w:rsid w:val="00C33A1D"/>
    <w:rsid w:val="00C34474"/>
    <w:rsid w:val="00C34A96"/>
    <w:rsid w:val="00C43832"/>
    <w:rsid w:val="00C4386B"/>
    <w:rsid w:val="00C559BD"/>
    <w:rsid w:val="00C561D3"/>
    <w:rsid w:val="00C73C28"/>
    <w:rsid w:val="00C81041"/>
    <w:rsid w:val="00C84827"/>
    <w:rsid w:val="00C86C16"/>
    <w:rsid w:val="00C91CD9"/>
    <w:rsid w:val="00C92CD5"/>
    <w:rsid w:val="00C933FE"/>
    <w:rsid w:val="00C938F7"/>
    <w:rsid w:val="00C944AA"/>
    <w:rsid w:val="00C94EB6"/>
    <w:rsid w:val="00C96292"/>
    <w:rsid w:val="00C97FE7"/>
    <w:rsid w:val="00CA2452"/>
    <w:rsid w:val="00CB0A6D"/>
    <w:rsid w:val="00CB0D28"/>
    <w:rsid w:val="00CB533C"/>
    <w:rsid w:val="00CB7230"/>
    <w:rsid w:val="00CC65D2"/>
    <w:rsid w:val="00CC6957"/>
    <w:rsid w:val="00CC75D3"/>
    <w:rsid w:val="00CD5D16"/>
    <w:rsid w:val="00CE0B57"/>
    <w:rsid w:val="00CE2EF6"/>
    <w:rsid w:val="00CF0D35"/>
    <w:rsid w:val="00CF1347"/>
    <w:rsid w:val="00D04B40"/>
    <w:rsid w:val="00D06C29"/>
    <w:rsid w:val="00D10ECA"/>
    <w:rsid w:val="00D1373A"/>
    <w:rsid w:val="00D13BA1"/>
    <w:rsid w:val="00D14ABE"/>
    <w:rsid w:val="00D164B3"/>
    <w:rsid w:val="00D173F9"/>
    <w:rsid w:val="00D24C21"/>
    <w:rsid w:val="00D2619A"/>
    <w:rsid w:val="00D27334"/>
    <w:rsid w:val="00D3624D"/>
    <w:rsid w:val="00D3763B"/>
    <w:rsid w:val="00D40AC9"/>
    <w:rsid w:val="00D42873"/>
    <w:rsid w:val="00D43CA9"/>
    <w:rsid w:val="00D47FCD"/>
    <w:rsid w:val="00D5440A"/>
    <w:rsid w:val="00D567EF"/>
    <w:rsid w:val="00D5770C"/>
    <w:rsid w:val="00D62D98"/>
    <w:rsid w:val="00D630B9"/>
    <w:rsid w:val="00D65EE7"/>
    <w:rsid w:val="00D728D2"/>
    <w:rsid w:val="00D73899"/>
    <w:rsid w:val="00D77C74"/>
    <w:rsid w:val="00D81334"/>
    <w:rsid w:val="00D81BBB"/>
    <w:rsid w:val="00D86AA0"/>
    <w:rsid w:val="00D9105C"/>
    <w:rsid w:val="00D93AD9"/>
    <w:rsid w:val="00D9499F"/>
    <w:rsid w:val="00D953B3"/>
    <w:rsid w:val="00D96751"/>
    <w:rsid w:val="00D96FEA"/>
    <w:rsid w:val="00DA3B99"/>
    <w:rsid w:val="00DB0625"/>
    <w:rsid w:val="00DB0F65"/>
    <w:rsid w:val="00DB1204"/>
    <w:rsid w:val="00DB39F8"/>
    <w:rsid w:val="00DC5324"/>
    <w:rsid w:val="00DC570F"/>
    <w:rsid w:val="00DD086C"/>
    <w:rsid w:val="00DD086F"/>
    <w:rsid w:val="00DD1FE3"/>
    <w:rsid w:val="00DD452B"/>
    <w:rsid w:val="00DD47BD"/>
    <w:rsid w:val="00DE63AF"/>
    <w:rsid w:val="00DE77CA"/>
    <w:rsid w:val="00DF1D7F"/>
    <w:rsid w:val="00DF1F07"/>
    <w:rsid w:val="00E02AA5"/>
    <w:rsid w:val="00E063DA"/>
    <w:rsid w:val="00E066C3"/>
    <w:rsid w:val="00E139CC"/>
    <w:rsid w:val="00E147AF"/>
    <w:rsid w:val="00E25B9F"/>
    <w:rsid w:val="00E26EE7"/>
    <w:rsid w:val="00E32161"/>
    <w:rsid w:val="00E3325A"/>
    <w:rsid w:val="00E40C32"/>
    <w:rsid w:val="00E428FD"/>
    <w:rsid w:val="00E42FD1"/>
    <w:rsid w:val="00E453E2"/>
    <w:rsid w:val="00E45C39"/>
    <w:rsid w:val="00E45CB4"/>
    <w:rsid w:val="00E47C84"/>
    <w:rsid w:val="00E50FC9"/>
    <w:rsid w:val="00E51A53"/>
    <w:rsid w:val="00E52000"/>
    <w:rsid w:val="00E576D2"/>
    <w:rsid w:val="00E57F1A"/>
    <w:rsid w:val="00E62384"/>
    <w:rsid w:val="00E63A43"/>
    <w:rsid w:val="00E63AB4"/>
    <w:rsid w:val="00E64EFC"/>
    <w:rsid w:val="00E65588"/>
    <w:rsid w:val="00E66396"/>
    <w:rsid w:val="00E6697C"/>
    <w:rsid w:val="00E71A29"/>
    <w:rsid w:val="00E72E7D"/>
    <w:rsid w:val="00E74EB0"/>
    <w:rsid w:val="00E7555B"/>
    <w:rsid w:val="00E803F5"/>
    <w:rsid w:val="00E81558"/>
    <w:rsid w:val="00E82593"/>
    <w:rsid w:val="00E929AC"/>
    <w:rsid w:val="00E95CD6"/>
    <w:rsid w:val="00EA1212"/>
    <w:rsid w:val="00EA3448"/>
    <w:rsid w:val="00EB15DD"/>
    <w:rsid w:val="00EB20CA"/>
    <w:rsid w:val="00EB34B5"/>
    <w:rsid w:val="00EB5CAE"/>
    <w:rsid w:val="00EC3837"/>
    <w:rsid w:val="00EC60B0"/>
    <w:rsid w:val="00EC61B8"/>
    <w:rsid w:val="00EC7B5A"/>
    <w:rsid w:val="00ED2885"/>
    <w:rsid w:val="00EE2E91"/>
    <w:rsid w:val="00EE39E1"/>
    <w:rsid w:val="00EE3E95"/>
    <w:rsid w:val="00EF3751"/>
    <w:rsid w:val="00EF46A4"/>
    <w:rsid w:val="00EF4AAC"/>
    <w:rsid w:val="00EF5E74"/>
    <w:rsid w:val="00EF6AF4"/>
    <w:rsid w:val="00EF7874"/>
    <w:rsid w:val="00EF7F20"/>
    <w:rsid w:val="00F009A0"/>
    <w:rsid w:val="00F06ED6"/>
    <w:rsid w:val="00F07EB8"/>
    <w:rsid w:val="00F10383"/>
    <w:rsid w:val="00F11DFD"/>
    <w:rsid w:val="00F13286"/>
    <w:rsid w:val="00F16B7F"/>
    <w:rsid w:val="00F22BDF"/>
    <w:rsid w:val="00F2451B"/>
    <w:rsid w:val="00F26ECC"/>
    <w:rsid w:val="00F2775E"/>
    <w:rsid w:val="00F37C53"/>
    <w:rsid w:val="00F436FF"/>
    <w:rsid w:val="00F44D12"/>
    <w:rsid w:val="00F45309"/>
    <w:rsid w:val="00F46C8A"/>
    <w:rsid w:val="00F4782E"/>
    <w:rsid w:val="00F617D9"/>
    <w:rsid w:val="00F61CA2"/>
    <w:rsid w:val="00F643A3"/>
    <w:rsid w:val="00F6568F"/>
    <w:rsid w:val="00F65F78"/>
    <w:rsid w:val="00F6676F"/>
    <w:rsid w:val="00F734E3"/>
    <w:rsid w:val="00F85457"/>
    <w:rsid w:val="00F86D24"/>
    <w:rsid w:val="00F91C50"/>
    <w:rsid w:val="00F9498D"/>
    <w:rsid w:val="00F959C1"/>
    <w:rsid w:val="00FA3B16"/>
    <w:rsid w:val="00FA449C"/>
    <w:rsid w:val="00FA4DC8"/>
    <w:rsid w:val="00FB291D"/>
    <w:rsid w:val="00FC2EAE"/>
    <w:rsid w:val="00FC30CA"/>
    <w:rsid w:val="00FC3D66"/>
    <w:rsid w:val="00FC5912"/>
    <w:rsid w:val="00FC7B27"/>
    <w:rsid w:val="00FD2D9C"/>
    <w:rsid w:val="00FD454A"/>
    <w:rsid w:val="00FD4B8A"/>
    <w:rsid w:val="00FD6ECC"/>
    <w:rsid w:val="00FE2750"/>
    <w:rsid w:val="00FE3263"/>
    <w:rsid w:val="00FE32BF"/>
    <w:rsid w:val="00FE6A99"/>
    <w:rsid w:val="00FE7DC1"/>
    <w:rsid w:val="00FE7F6D"/>
    <w:rsid w:val="00FF2B27"/>
    <w:rsid w:val="00FF2B6D"/>
    <w:rsid w:val="00FF32B6"/>
    <w:rsid w:val="00FF7F2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A03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header" w:uiPriority="0"/>
    <w:lsdException w:name="caption" w:uiPriority="0" w:qFormat="1"/>
    <w:lsdException w:name="footnote reference" w:uiPriority="0" w:qFormat="1"/>
    <w:lsdException w:name="page number" w:uiPriority="0"/>
    <w:lsdException w:name="endnote reference"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F3C"/>
    <w:pPr>
      <w:spacing w:after="120" w:line="360" w:lineRule="atLeast"/>
      <w:jc w:val="both"/>
    </w:pPr>
    <w:rPr>
      <w:rFonts w:ascii="Arial" w:eastAsia="Times New Roman" w:hAnsi="Arial" w:cs="Arial"/>
      <w:sz w:val="20"/>
      <w:szCs w:val="20"/>
    </w:rPr>
  </w:style>
  <w:style w:type="paragraph" w:styleId="Heading1">
    <w:name w:val="heading 1"/>
    <w:basedOn w:val="Normal"/>
    <w:next w:val="Normal"/>
    <w:link w:val="Heading1Char"/>
    <w:autoRedefine/>
    <w:qFormat/>
    <w:rsid w:val="005A1F3C"/>
    <w:pPr>
      <w:numPr>
        <w:numId w:val="29"/>
      </w:numPr>
      <w:spacing w:before="360"/>
      <w:outlineLvl w:val="0"/>
    </w:pPr>
    <w:rPr>
      <w:sz w:val="28"/>
    </w:rPr>
  </w:style>
  <w:style w:type="paragraph" w:styleId="Heading2">
    <w:name w:val="heading 2"/>
    <w:basedOn w:val="Heading1"/>
    <w:next w:val="Normal"/>
    <w:link w:val="Heading2Char"/>
    <w:autoRedefine/>
    <w:qFormat/>
    <w:rsid w:val="005A1F3C"/>
    <w:pPr>
      <w:numPr>
        <w:ilvl w:val="1"/>
      </w:numPr>
      <w:ind w:left="578" w:hanging="578"/>
      <w:outlineLvl w:val="1"/>
    </w:pPr>
    <w:rPr>
      <w:sz w:val="26"/>
    </w:rPr>
  </w:style>
  <w:style w:type="paragraph" w:styleId="Heading3">
    <w:name w:val="heading 3"/>
    <w:basedOn w:val="Heading2"/>
    <w:next w:val="Normal"/>
    <w:link w:val="Heading3Char"/>
    <w:autoRedefine/>
    <w:qFormat/>
    <w:rsid w:val="005A1F3C"/>
    <w:pPr>
      <w:numPr>
        <w:ilvl w:val="0"/>
        <w:numId w:val="0"/>
      </w:numPr>
      <w:spacing w:before="240"/>
      <w:ind w:left="720" w:hanging="720"/>
      <w:outlineLvl w:val="2"/>
    </w:pPr>
    <w:rPr>
      <w:sz w:val="20"/>
      <w:lang w:bidi="he-IL"/>
    </w:rPr>
  </w:style>
  <w:style w:type="paragraph" w:styleId="Heading4">
    <w:name w:val="heading 4"/>
    <w:basedOn w:val="Heading3"/>
    <w:next w:val="Normal"/>
    <w:link w:val="Heading4Char"/>
    <w:qFormat/>
    <w:rsid w:val="005A1F3C"/>
    <w:pPr>
      <w:numPr>
        <w:ilvl w:val="3"/>
      </w:numPr>
      <w:ind w:left="720" w:hanging="720"/>
      <w:outlineLvl w:val="3"/>
    </w:pPr>
  </w:style>
  <w:style w:type="paragraph" w:styleId="Heading5">
    <w:name w:val="heading 5"/>
    <w:basedOn w:val="Normal"/>
    <w:next w:val="Normal"/>
    <w:link w:val="Heading5Char"/>
    <w:qFormat/>
    <w:rsid w:val="005A1F3C"/>
    <w:pPr>
      <w:numPr>
        <w:ilvl w:val="4"/>
        <w:numId w:val="29"/>
      </w:numPr>
      <w:spacing w:before="240" w:after="60"/>
      <w:outlineLvl w:val="4"/>
    </w:pPr>
    <w:rPr>
      <w:sz w:val="22"/>
    </w:rPr>
  </w:style>
  <w:style w:type="paragraph" w:styleId="Heading6">
    <w:name w:val="heading 6"/>
    <w:basedOn w:val="Normal"/>
    <w:next w:val="Normal"/>
    <w:link w:val="Heading6Char"/>
    <w:qFormat/>
    <w:rsid w:val="005A1F3C"/>
    <w:pPr>
      <w:numPr>
        <w:ilvl w:val="5"/>
        <w:numId w:val="29"/>
      </w:numPr>
      <w:spacing w:before="720" w:after="240"/>
      <w:jc w:val="center"/>
      <w:outlineLvl w:val="5"/>
    </w:pPr>
    <w:rPr>
      <w:b/>
      <w:sz w:val="32"/>
    </w:rPr>
  </w:style>
  <w:style w:type="paragraph" w:styleId="Heading7">
    <w:name w:val="heading 7"/>
    <w:basedOn w:val="Normal"/>
    <w:next w:val="Normal"/>
    <w:link w:val="Heading7Char"/>
    <w:qFormat/>
    <w:rsid w:val="005A1F3C"/>
    <w:pPr>
      <w:numPr>
        <w:ilvl w:val="6"/>
        <w:numId w:val="29"/>
      </w:numPr>
      <w:spacing w:before="360" w:after="60"/>
      <w:outlineLvl w:val="6"/>
    </w:pPr>
    <w:rPr>
      <w:b/>
      <w:sz w:val="28"/>
    </w:rPr>
  </w:style>
  <w:style w:type="paragraph" w:styleId="Heading8">
    <w:name w:val="heading 8"/>
    <w:basedOn w:val="Normal"/>
    <w:next w:val="Normal"/>
    <w:link w:val="Heading8Char"/>
    <w:qFormat/>
    <w:rsid w:val="005A1F3C"/>
    <w:pPr>
      <w:keepLines/>
      <w:numPr>
        <w:ilvl w:val="7"/>
        <w:numId w:val="29"/>
      </w:numPr>
      <w:spacing w:before="240" w:after="240" w:line="240" w:lineRule="atLeast"/>
      <w:outlineLvl w:val="7"/>
    </w:pPr>
    <w:rPr>
      <w:b/>
      <w:sz w:val="26"/>
    </w:rPr>
  </w:style>
  <w:style w:type="paragraph" w:styleId="Heading9">
    <w:name w:val="heading 9"/>
    <w:basedOn w:val="Normal"/>
    <w:next w:val="Normal"/>
    <w:link w:val="Heading9Char"/>
    <w:qFormat/>
    <w:rsid w:val="005A1F3C"/>
    <w:pPr>
      <w:numPr>
        <w:ilvl w:val="8"/>
        <w:numId w:val="29"/>
      </w:numPr>
      <w:spacing w:before="240" w:after="24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3DA"/>
    <w:pPr>
      <w:ind w:left="720"/>
      <w:contextualSpacing/>
    </w:pPr>
  </w:style>
  <w:style w:type="paragraph" w:styleId="BalloonText">
    <w:name w:val="Balloon Text"/>
    <w:basedOn w:val="Normal"/>
    <w:link w:val="BalloonTextChar"/>
    <w:uiPriority w:val="99"/>
    <w:semiHidden/>
    <w:unhideWhenUsed/>
    <w:rsid w:val="00EA344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A3448"/>
    <w:rPr>
      <w:rFonts w:ascii="Lucida Grande" w:hAnsi="Lucida Grande"/>
      <w:sz w:val="18"/>
      <w:szCs w:val="18"/>
    </w:rPr>
  </w:style>
  <w:style w:type="paragraph" w:styleId="Header">
    <w:name w:val="header"/>
    <w:link w:val="HeaderChar"/>
    <w:rsid w:val="005A1F3C"/>
    <w:pPr>
      <w:spacing w:after="0" w:line="240" w:lineRule="atLeast"/>
      <w:jc w:val="center"/>
    </w:pPr>
    <w:rPr>
      <w:rFonts w:ascii="Arial" w:eastAsia="Times New Roman" w:hAnsi="Arial" w:cs="Arial"/>
      <w:sz w:val="24"/>
      <w:szCs w:val="20"/>
    </w:rPr>
  </w:style>
  <w:style w:type="character" w:customStyle="1" w:styleId="HeaderChar">
    <w:name w:val="Header Char"/>
    <w:basedOn w:val="DefaultParagraphFont"/>
    <w:link w:val="Header"/>
    <w:rsid w:val="002218EC"/>
    <w:rPr>
      <w:rFonts w:ascii="Arial" w:eastAsia="Times New Roman" w:hAnsi="Arial" w:cs="Arial"/>
      <w:sz w:val="24"/>
      <w:szCs w:val="20"/>
    </w:rPr>
  </w:style>
  <w:style w:type="paragraph" w:styleId="Footer">
    <w:name w:val="footer"/>
    <w:basedOn w:val="Normal"/>
    <w:link w:val="FooterChar"/>
    <w:uiPriority w:val="99"/>
    <w:rsid w:val="005A1F3C"/>
    <w:pPr>
      <w:tabs>
        <w:tab w:val="center" w:pos="4153"/>
        <w:tab w:val="right" w:pos="8306"/>
      </w:tabs>
    </w:pPr>
  </w:style>
  <w:style w:type="character" w:customStyle="1" w:styleId="FooterChar">
    <w:name w:val="Footer Char"/>
    <w:basedOn w:val="DefaultParagraphFont"/>
    <w:link w:val="Footer"/>
    <w:uiPriority w:val="99"/>
    <w:rsid w:val="005A1F3C"/>
    <w:rPr>
      <w:rFonts w:ascii="Arial" w:eastAsia="Times New Roman" w:hAnsi="Arial" w:cs="Arial"/>
      <w:sz w:val="20"/>
      <w:szCs w:val="20"/>
    </w:rPr>
  </w:style>
  <w:style w:type="paragraph" w:styleId="Caption">
    <w:name w:val="caption"/>
    <w:basedOn w:val="Normal"/>
    <w:next w:val="Description"/>
    <w:unhideWhenUsed/>
    <w:qFormat/>
    <w:rsid w:val="005A1F3C"/>
    <w:pPr>
      <w:keepLines/>
      <w:spacing w:before="240" w:line="240" w:lineRule="atLeast"/>
      <w:ind w:left="547" w:hanging="547"/>
    </w:pPr>
    <w:rPr>
      <w:b/>
      <w:bCs/>
      <w:sz w:val="18"/>
      <w:szCs w:val="24"/>
    </w:rPr>
  </w:style>
  <w:style w:type="paragraph" w:styleId="NormalWeb">
    <w:name w:val="Normal (Web)"/>
    <w:basedOn w:val="Normal"/>
    <w:uiPriority w:val="99"/>
    <w:unhideWhenUsed/>
    <w:rsid w:val="00467F40"/>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687467"/>
    <w:rPr>
      <w:color w:val="808080"/>
    </w:rPr>
  </w:style>
  <w:style w:type="table" w:styleId="TableGrid">
    <w:name w:val="Table Grid"/>
    <w:basedOn w:val="TableNormal"/>
    <w:uiPriority w:val="59"/>
    <w:rsid w:val="00B53E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6B214A"/>
    <w:rPr>
      <w:rFonts w:ascii="Arial" w:eastAsia="Times New Roman" w:hAnsi="Arial" w:cs="Arial"/>
      <w:sz w:val="26"/>
      <w:szCs w:val="20"/>
    </w:rPr>
  </w:style>
  <w:style w:type="character" w:customStyle="1" w:styleId="Heading3Char">
    <w:name w:val="Heading 3 Char"/>
    <w:basedOn w:val="DefaultParagraphFont"/>
    <w:link w:val="Heading3"/>
    <w:rsid w:val="005A1F3C"/>
    <w:rPr>
      <w:rFonts w:ascii="Arial" w:eastAsia="Times New Roman" w:hAnsi="Arial" w:cs="Arial"/>
      <w:sz w:val="20"/>
      <w:szCs w:val="20"/>
      <w:lang w:bidi="he-IL"/>
    </w:rPr>
  </w:style>
  <w:style w:type="character" w:customStyle="1" w:styleId="Heading1Char">
    <w:name w:val="Heading 1 Char"/>
    <w:basedOn w:val="DefaultParagraphFont"/>
    <w:link w:val="Heading1"/>
    <w:rsid w:val="00DA3B99"/>
    <w:rPr>
      <w:rFonts w:ascii="Arial" w:eastAsia="Times New Roman" w:hAnsi="Arial" w:cs="Arial"/>
      <w:sz w:val="28"/>
      <w:szCs w:val="20"/>
    </w:rPr>
  </w:style>
  <w:style w:type="character" w:customStyle="1" w:styleId="Heading4Char">
    <w:name w:val="Heading 4 Char"/>
    <w:basedOn w:val="DefaultParagraphFont"/>
    <w:link w:val="Heading4"/>
    <w:rsid w:val="00B85D49"/>
    <w:rPr>
      <w:rFonts w:ascii="Arial" w:eastAsia="Times New Roman" w:hAnsi="Arial" w:cs="Arial"/>
      <w:sz w:val="20"/>
      <w:szCs w:val="20"/>
      <w:lang w:bidi="he-IL"/>
    </w:rPr>
  </w:style>
  <w:style w:type="character" w:customStyle="1" w:styleId="Heading5Char">
    <w:name w:val="Heading 5 Char"/>
    <w:basedOn w:val="DefaultParagraphFont"/>
    <w:link w:val="Heading5"/>
    <w:rsid w:val="00B85D49"/>
    <w:rPr>
      <w:rFonts w:ascii="Arial" w:eastAsia="Times New Roman" w:hAnsi="Arial" w:cs="Arial"/>
      <w:szCs w:val="20"/>
    </w:rPr>
  </w:style>
  <w:style w:type="character" w:customStyle="1" w:styleId="Heading6Char">
    <w:name w:val="Heading 6 Char"/>
    <w:basedOn w:val="DefaultParagraphFont"/>
    <w:link w:val="Heading6"/>
    <w:rsid w:val="00B85D49"/>
    <w:rPr>
      <w:rFonts w:ascii="Arial" w:eastAsia="Times New Roman" w:hAnsi="Arial" w:cs="Arial"/>
      <w:b/>
      <w:sz w:val="32"/>
      <w:szCs w:val="20"/>
    </w:rPr>
  </w:style>
  <w:style w:type="character" w:customStyle="1" w:styleId="Heading7Char">
    <w:name w:val="Heading 7 Char"/>
    <w:basedOn w:val="DefaultParagraphFont"/>
    <w:link w:val="Heading7"/>
    <w:rsid w:val="00B85D49"/>
    <w:rPr>
      <w:rFonts w:ascii="Arial" w:eastAsia="Times New Roman" w:hAnsi="Arial" w:cs="Arial"/>
      <w:b/>
      <w:sz w:val="28"/>
      <w:szCs w:val="20"/>
    </w:rPr>
  </w:style>
  <w:style w:type="character" w:customStyle="1" w:styleId="Heading8Char">
    <w:name w:val="Heading 8 Char"/>
    <w:basedOn w:val="DefaultParagraphFont"/>
    <w:link w:val="Heading8"/>
    <w:rsid w:val="00B85D49"/>
    <w:rPr>
      <w:rFonts w:ascii="Arial" w:eastAsia="Times New Roman" w:hAnsi="Arial" w:cs="Arial"/>
      <w:b/>
      <w:sz w:val="26"/>
      <w:szCs w:val="20"/>
    </w:rPr>
  </w:style>
  <w:style w:type="character" w:customStyle="1" w:styleId="Heading9Char">
    <w:name w:val="Heading 9 Char"/>
    <w:basedOn w:val="DefaultParagraphFont"/>
    <w:link w:val="Heading9"/>
    <w:rsid w:val="00B85D49"/>
    <w:rPr>
      <w:rFonts w:ascii="Arial" w:eastAsia="Times New Roman" w:hAnsi="Arial" w:cs="Arial"/>
      <w:b/>
      <w:sz w:val="20"/>
      <w:szCs w:val="20"/>
    </w:rPr>
  </w:style>
  <w:style w:type="paragraph" w:styleId="TOC4">
    <w:name w:val="toc 4"/>
    <w:basedOn w:val="TOC3"/>
    <w:uiPriority w:val="39"/>
    <w:rsid w:val="005A1F3C"/>
    <w:pPr>
      <w:ind w:left="2160"/>
    </w:pPr>
  </w:style>
  <w:style w:type="paragraph" w:styleId="TOC3">
    <w:name w:val="toc 3"/>
    <w:basedOn w:val="TOC2"/>
    <w:uiPriority w:val="39"/>
    <w:rsid w:val="005A1F3C"/>
    <w:pPr>
      <w:ind w:left="1620"/>
    </w:pPr>
  </w:style>
  <w:style w:type="paragraph" w:styleId="TOC2">
    <w:name w:val="toc 2"/>
    <w:basedOn w:val="TOC1"/>
    <w:uiPriority w:val="39"/>
    <w:rsid w:val="005A1F3C"/>
    <w:pPr>
      <w:keepNext w:val="0"/>
      <w:ind w:left="1080"/>
    </w:pPr>
    <w:rPr>
      <w:b w:val="0"/>
    </w:rPr>
  </w:style>
  <w:style w:type="paragraph" w:styleId="TOC1">
    <w:name w:val="toc 1"/>
    <w:basedOn w:val="Normal"/>
    <w:uiPriority w:val="39"/>
    <w:rsid w:val="005A1F3C"/>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5A1F3C"/>
    <w:pPr>
      <w:ind w:left="1152"/>
    </w:pPr>
  </w:style>
  <w:style w:type="paragraph" w:styleId="Index3">
    <w:name w:val="index 3"/>
    <w:basedOn w:val="Index2"/>
    <w:semiHidden/>
    <w:rsid w:val="005A1F3C"/>
    <w:pPr>
      <w:ind w:left="810" w:hanging="270"/>
    </w:pPr>
  </w:style>
  <w:style w:type="paragraph" w:styleId="Index2">
    <w:name w:val="index 2"/>
    <w:basedOn w:val="Index1"/>
    <w:semiHidden/>
    <w:rsid w:val="005A1F3C"/>
    <w:pPr>
      <w:ind w:left="540" w:hanging="252"/>
    </w:pPr>
  </w:style>
  <w:style w:type="paragraph" w:styleId="Index1">
    <w:name w:val="index 1"/>
    <w:basedOn w:val="Normal"/>
    <w:semiHidden/>
    <w:rsid w:val="005A1F3C"/>
    <w:pPr>
      <w:keepLines/>
      <w:spacing w:line="240" w:lineRule="atLeast"/>
      <w:ind w:left="270" w:hanging="270"/>
    </w:pPr>
  </w:style>
  <w:style w:type="character" w:styleId="FootnoteReference">
    <w:name w:val="footnote reference"/>
    <w:basedOn w:val="DefaultParagraphFont"/>
    <w:semiHidden/>
    <w:qFormat/>
    <w:rsid w:val="005A1F3C"/>
    <w:rPr>
      <w:position w:val="6"/>
      <w:sz w:val="16"/>
    </w:rPr>
  </w:style>
  <w:style w:type="paragraph" w:styleId="FootnoteText">
    <w:name w:val="footnote text"/>
    <w:basedOn w:val="Normal"/>
    <w:link w:val="FootnoteTextChar"/>
    <w:semiHidden/>
    <w:qFormat/>
    <w:rsid w:val="005A1F3C"/>
    <w:pPr>
      <w:spacing w:before="240" w:line="240" w:lineRule="atLeast"/>
      <w:ind w:left="432" w:hanging="432"/>
    </w:pPr>
  </w:style>
  <w:style w:type="character" w:customStyle="1" w:styleId="FootnoteTextChar">
    <w:name w:val="Footnote Text Char"/>
    <w:basedOn w:val="DefaultParagraphFont"/>
    <w:link w:val="FootnoteText"/>
    <w:semiHidden/>
    <w:rsid w:val="00B85D49"/>
    <w:rPr>
      <w:rFonts w:ascii="Arial" w:eastAsia="Times New Roman" w:hAnsi="Arial" w:cs="Arial"/>
      <w:sz w:val="20"/>
      <w:szCs w:val="20"/>
    </w:rPr>
  </w:style>
  <w:style w:type="paragraph" w:styleId="NormalIndent">
    <w:name w:val="Normal Indent"/>
    <w:basedOn w:val="Normal"/>
    <w:rsid w:val="005A1F3C"/>
    <w:pPr>
      <w:ind w:left="720"/>
    </w:pPr>
  </w:style>
  <w:style w:type="paragraph" w:customStyle="1" w:styleId="left-aligned">
    <w:name w:val="left-aligned"/>
    <w:basedOn w:val="Normal"/>
    <w:rsid w:val="005A1F3C"/>
  </w:style>
  <w:style w:type="paragraph" w:customStyle="1" w:styleId="centred">
    <w:name w:val="centred"/>
    <w:basedOn w:val="Normal"/>
    <w:rsid w:val="005A1F3C"/>
    <w:pPr>
      <w:jc w:val="center"/>
    </w:pPr>
  </w:style>
  <w:style w:type="paragraph" w:customStyle="1" w:styleId="right-aligned">
    <w:name w:val="right-aligned"/>
    <w:basedOn w:val="Normal"/>
    <w:rsid w:val="005A1F3C"/>
    <w:pPr>
      <w:jc w:val="right"/>
    </w:pPr>
  </w:style>
  <w:style w:type="paragraph" w:customStyle="1" w:styleId="figurecaption">
    <w:name w:val="figure caption"/>
    <w:basedOn w:val="Normal"/>
    <w:next w:val="Normal"/>
    <w:rsid w:val="005A1F3C"/>
    <w:pPr>
      <w:keepLines/>
      <w:spacing w:before="240" w:line="240" w:lineRule="atLeast"/>
      <w:ind w:left="547" w:hanging="547"/>
    </w:pPr>
  </w:style>
  <w:style w:type="paragraph" w:customStyle="1" w:styleId="typedblock">
    <w:name w:val="typed block"/>
    <w:basedOn w:val="Normal"/>
    <w:rsid w:val="005A1F3C"/>
    <w:pPr>
      <w:keepLines/>
    </w:pPr>
    <w:rPr>
      <w:rFonts w:ascii="Courier New" w:hAnsi="Courier New"/>
    </w:rPr>
  </w:style>
  <w:style w:type="paragraph" w:customStyle="1" w:styleId="hangingindent">
    <w:name w:val="hanging indent"/>
    <w:basedOn w:val="Normal"/>
    <w:rsid w:val="005A1F3C"/>
    <w:pPr>
      <w:ind w:left="576" w:hanging="576"/>
    </w:pPr>
  </w:style>
  <w:style w:type="paragraph" w:styleId="Subtitle">
    <w:name w:val="Subtitle"/>
    <w:basedOn w:val="Normal"/>
    <w:next w:val="Normal"/>
    <w:link w:val="SubtitleChar"/>
    <w:qFormat/>
    <w:rsid w:val="005A1F3C"/>
    <w:pPr>
      <w:spacing w:before="360" w:after="360"/>
      <w:jc w:val="center"/>
    </w:pPr>
    <w:rPr>
      <w:b/>
    </w:rPr>
  </w:style>
  <w:style w:type="character" w:customStyle="1" w:styleId="SubtitleChar">
    <w:name w:val="Subtitle Char"/>
    <w:basedOn w:val="DefaultParagraphFont"/>
    <w:link w:val="Subtitle"/>
    <w:rsid w:val="005A1F3C"/>
    <w:rPr>
      <w:rFonts w:ascii="Arial" w:eastAsia="Times New Roman" w:hAnsi="Arial" w:cs="Arial"/>
      <w:b/>
      <w:sz w:val="20"/>
      <w:szCs w:val="20"/>
    </w:rPr>
  </w:style>
  <w:style w:type="paragraph" w:customStyle="1" w:styleId="heading0">
    <w:name w:val="heading 0"/>
    <w:basedOn w:val="Normal"/>
    <w:next w:val="Normal"/>
    <w:rsid w:val="005A1F3C"/>
    <w:pPr>
      <w:pageBreakBefore/>
      <w:spacing w:before="1680" w:after="480" w:line="480" w:lineRule="atLeast"/>
      <w:jc w:val="center"/>
    </w:pPr>
    <w:rPr>
      <w:b/>
      <w:sz w:val="28"/>
    </w:rPr>
  </w:style>
  <w:style w:type="paragraph" w:customStyle="1" w:styleId="tablecaption">
    <w:name w:val="table caption"/>
    <w:basedOn w:val="Normal"/>
    <w:next w:val="Normal"/>
    <w:rsid w:val="005A1F3C"/>
    <w:pPr>
      <w:keepNext/>
      <w:keepLines/>
      <w:spacing w:before="240" w:line="240" w:lineRule="atLeast"/>
      <w:ind w:left="540" w:hanging="540"/>
    </w:pPr>
  </w:style>
  <w:style w:type="paragraph" w:customStyle="1" w:styleId="tall">
    <w:name w:val="tall"/>
    <w:basedOn w:val="centred"/>
    <w:rsid w:val="005A1F3C"/>
    <w:pPr>
      <w:keepNext/>
      <w:keepLines/>
      <w:spacing w:after="144" w:line="660" w:lineRule="exact"/>
    </w:pPr>
  </w:style>
  <w:style w:type="character" w:styleId="EndnoteReference">
    <w:name w:val="endnote reference"/>
    <w:basedOn w:val="DefaultParagraphFont"/>
    <w:semiHidden/>
    <w:rsid w:val="005A1F3C"/>
    <w:rPr>
      <w:vertAlign w:val="superscript"/>
    </w:rPr>
  </w:style>
  <w:style w:type="paragraph" w:customStyle="1" w:styleId="figuredescription">
    <w:name w:val="figure description"/>
    <w:basedOn w:val="figurecaption"/>
    <w:next w:val="Normal"/>
    <w:rsid w:val="005A1F3C"/>
    <w:pPr>
      <w:spacing w:before="0"/>
      <w:ind w:firstLine="0"/>
    </w:pPr>
  </w:style>
  <w:style w:type="character" w:styleId="PageNumber">
    <w:name w:val="page number"/>
    <w:basedOn w:val="DefaultParagraphFont"/>
    <w:rsid w:val="005A1F3C"/>
  </w:style>
  <w:style w:type="paragraph" w:customStyle="1" w:styleId="tabledescription">
    <w:name w:val="table description"/>
    <w:basedOn w:val="tablecaption"/>
    <w:next w:val="Normal"/>
    <w:rsid w:val="005A1F3C"/>
    <w:pPr>
      <w:spacing w:before="0"/>
      <w:ind w:firstLine="0"/>
    </w:pPr>
  </w:style>
  <w:style w:type="character" w:styleId="Hyperlink">
    <w:name w:val="Hyperlink"/>
    <w:basedOn w:val="DefaultParagraphFont"/>
    <w:uiPriority w:val="99"/>
    <w:unhideWhenUsed/>
    <w:rsid w:val="005A1F3C"/>
    <w:rPr>
      <w:color w:val="0000FF"/>
      <w:u w:val="single"/>
    </w:rPr>
  </w:style>
  <w:style w:type="paragraph" w:styleId="TableofFigures">
    <w:name w:val="table of figures"/>
    <w:basedOn w:val="TOC1"/>
    <w:next w:val="Normal"/>
    <w:uiPriority w:val="99"/>
    <w:rsid w:val="005A1F3C"/>
    <w:pPr>
      <w:keepNext w:val="0"/>
      <w:ind w:left="547" w:hanging="547"/>
    </w:pPr>
  </w:style>
  <w:style w:type="paragraph" w:customStyle="1" w:styleId="Description">
    <w:name w:val="Description"/>
    <w:basedOn w:val="figuredescription"/>
    <w:next w:val="Normal"/>
    <w:qFormat/>
    <w:rsid w:val="005A1F3C"/>
  </w:style>
  <w:style w:type="paragraph" w:styleId="Signature">
    <w:name w:val="Signature"/>
    <w:basedOn w:val="Normal"/>
    <w:link w:val="SignatureChar"/>
    <w:rsid w:val="005A1F3C"/>
    <w:pPr>
      <w:ind w:left="4252"/>
    </w:pPr>
  </w:style>
  <w:style w:type="character" w:customStyle="1" w:styleId="SignatureChar">
    <w:name w:val="Signature Char"/>
    <w:basedOn w:val="DefaultParagraphFont"/>
    <w:link w:val="Signature"/>
    <w:rsid w:val="005A1F3C"/>
    <w:rPr>
      <w:rFonts w:ascii="Arial" w:eastAsia="Times New Roman" w:hAnsi="Arial" w:cs="Arial"/>
      <w:sz w:val="20"/>
      <w:szCs w:val="20"/>
    </w:rPr>
  </w:style>
  <w:style w:type="paragraph" w:customStyle="1" w:styleId="Heading1nonumber">
    <w:name w:val="Heading 1 no number"/>
    <w:next w:val="Normal"/>
    <w:autoRedefine/>
    <w:qFormat/>
    <w:rsid w:val="005A1F3C"/>
    <w:pPr>
      <w:spacing w:before="360" w:after="120" w:line="360" w:lineRule="atLeast"/>
    </w:pPr>
    <w:rPr>
      <w:rFonts w:ascii="Arial" w:eastAsia="Times New Roman" w:hAnsi="Arial" w:cs="Arial"/>
      <w:sz w:val="28"/>
      <w:szCs w:val="20"/>
    </w:rPr>
  </w:style>
  <w:style w:type="paragraph" w:styleId="TOC6">
    <w:name w:val="toc 6"/>
    <w:basedOn w:val="Normal"/>
    <w:next w:val="Normal"/>
    <w:autoRedefine/>
    <w:uiPriority w:val="39"/>
    <w:rsid w:val="005A1F3C"/>
    <w:pPr>
      <w:spacing w:after="100"/>
      <w:ind w:left="1200"/>
    </w:pPr>
  </w:style>
  <w:style w:type="paragraph" w:styleId="TOC7">
    <w:name w:val="toc 7"/>
    <w:basedOn w:val="Normal"/>
    <w:next w:val="Normal"/>
    <w:autoRedefine/>
    <w:uiPriority w:val="39"/>
    <w:rsid w:val="005A1F3C"/>
    <w:pPr>
      <w:spacing w:after="100"/>
      <w:ind w:left="1440"/>
    </w:pPr>
  </w:style>
  <w:style w:type="paragraph" w:styleId="TOC8">
    <w:name w:val="toc 8"/>
    <w:basedOn w:val="Normal"/>
    <w:next w:val="Normal"/>
    <w:autoRedefine/>
    <w:uiPriority w:val="39"/>
    <w:rsid w:val="005A1F3C"/>
    <w:pPr>
      <w:spacing w:after="100"/>
      <w:ind w:left="1680"/>
    </w:pPr>
  </w:style>
  <w:style w:type="paragraph" w:styleId="TOC9">
    <w:name w:val="toc 9"/>
    <w:basedOn w:val="Normal"/>
    <w:next w:val="Normal"/>
    <w:autoRedefine/>
    <w:uiPriority w:val="39"/>
    <w:rsid w:val="005A1F3C"/>
    <w:pPr>
      <w:spacing w:after="100"/>
      <w:ind w:left="1920"/>
    </w:pPr>
  </w:style>
  <w:style w:type="paragraph" w:styleId="Title">
    <w:name w:val="Title"/>
    <w:basedOn w:val="Normal"/>
    <w:next w:val="Normal"/>
    <w:link w:val="TitleChar"/>
    <w:autoRedefine/>
    <w:qFormat/>
    <w:rsid w:val="005A1F3C"/>
    <w:pPr>
      <w:spacing w:before="240" w:after="360"/>
    </w:pPr>
    <w:rPr>
      <w:b/>
      <w:sz w:val="28"/>
    </w:rPr>
  </w:style>
  <w:style w:type="character" w:customStyle="1" w:styleId="TitleChar">
    <w:name w:val="Title Char"/>
    <w:basedOn w:val="DefaultParagraphFont"/>
    <w:link w:val="Title"/>
    <w:rsid w:val="005A1F3C"/>
    <w:rPr>
      <w:rFonts w:ascii="Arial" w:eastAsia="Times New Roman" w:hAnsi="Arial" w:cs="Arial"/>
      <w:b/>
      <w:sz w:val="28"/>
      <w:szCs w:val="20"/>
    </w:rPr>
  </w:style>
  <w:style w:type="paragraph" w:styleId="Quote">
    <w:name w:val="Quote"/>
    <w:basedOn w:val="Normal"/>
    <w:next w:val="Normal"/>
    <w:link w:val="QuoteChar"/>
    <w:uiPriority w:val="29"/>
    <w:qFormat/>
    <w:rsid w:val="005A1F3C"/>
    <w:pPr>
      <w:ind w:left="567"/>
    </w:pPr>
    <w:rPr>
      <w:i/>
      <w:iCs/>
      <w:color w:val="000000" w:themeColor="text1"/>
    </w:rPr>
  </w:style>
  <w:style w:type="character" w:customStyle="1" w:styleId="QuoteChar">
    <w:name w:val="Quote Char"/>
    <w:basedOn w:val="DefaultParagraphFont"/>
    <w:link w:val="Quote"/>
    <w:uiPriority w:val="29"/>
    <w:rsid w:val="005A1F3C"/>
    <w:rPr>
      <w:rFonts w:ascii="Arial" w:eastAsia="Times New Roman" w:hAnsi="Arial" w:cs="Arial"/>
      <w:i/>
      <w:iCs/>
      <w:color w:val="000000" w:themeColor="text1"/>
      <w:sz w:val="20"/>
      <w:szCs w:val="20"/>
    </w:rPr>
  </w:style>
  <w:style w:type="paragraph" w:customStyle="1" w:styleId="AppendixA">
    <w:name w:val="Appendix A"/>
    <w:basedOn w:val="Heading1"/>
    <w:next w:val="Normal"/>
    <w:qFormat/>
    <w:rsid w:val="005A1F3C"/>
    <w:pPr>
      <w:numPr>
        <w:numId w:val="30"/>
      </w:numPr>
    </w:pPr>
    <w:rPr>
      <w:b/>
    </w:rPr>
  </w:style>
  <w:style w:type="paragraph" w:customStyle="1" w:styleId="AppendixA1">
    <w:name w:val="Appendix A1"/>
    <w:basedOn w:val="AppendixA"/>
    <w:next w:val="Normal"/>
    <w:autoRedefine/>
    <w:qFormat/>
    <w:rsid w:val="005A1F3C"/>
    <w:pPr>
      <w:numPr>
        <w:numId w:val="0"/>
      </w:numPr>
    </w:pPr>
    <w:rPr>
      <w:sz w:val="24"/>
    </w:rPr>
  </w:style>
  <w:style w:type="character" w:styleId="HTMLCite">
    <w:name w:val="HTML Cite"/>
    <w:basedOn w:val="DefaultParagraphFont"/>
    <w:uiPriority w:val="99"/>
    <w:semiHidden/>
    <w:unhideWhenUsed/>
    <w:rsid w:val="002E300E"/>
    <w:rPr>
      <w:i/>
      <w:iCs/>
    </w:rPr>
  </w:style>
  <w:style w:type="character" w:customStyle="1" w:styleId="ft">
    <w:name w:val="ft"/>
    <w:basedOn w:val="DefaultParagraphFont"/>
    <w:rsid w:val="002E300E"/>
  </w:style>
  <w:style w:type="character" w:styleId="Emphasis">
    <w:name w:val="Emphasis"/>
    <w:basedOn w:val="DefaultParagraphFont"/>
    <w:uiPriority w:val="20"/>
    <w:qFormat/>
    <w:rsid w:val="002E300E"/>
    <w:rPr>
      <w:i/>
      <w:iCs/>
    </w:rPr>
  </w:style>
  <w:style w:type="character" w:customStyle="1" w:styleId="apple-converted-space">
    <w:name w:val="apple-converted-space"/>
    <w:basedOn w:val="DefaultParagraphFont"/>
    <w:rsid w:val="002E300E"/>
  </w:style>
  <w:style w:type="character" w:customStyle="1" w:styleId="st">
    <w:name w:val="st"/>
    <w:basedOn w:val="DefaultParagraphFont"/>
    <w:rsid w:val="002E300E"/>
  </w:style>
  <w:style w:type="character" w:customStyle="1" w:styleId="f">
    <w:name w:val="f"/>
    <w:basedOn w:val="DefaultParagraphFont"/>
    <w:rsid w:val="002E300E"/>
  </w:style>
  <w:style w:type="character" w:customStyle="1" w:styleId="ogd">
    <w:name w:val="_ogd"/>
    <w:basedOn w:val="DefaultParagraphFont"/>
    <w:rsid w:val="002E300E"/>
  </w:style>
  <w:style w:type="character" w:styleId="FollowedHyperlink">
    <w:name w:val="FollowedHyperlink"/>
    <w:basedOn w:val="DefaultParagraphFont"/>
    <w:uiPriority w:val="99"/>
    <w:semiHidden/>
    <w:unhideWhenUsed/>
    <w:rsid w:val="00D10ECA"/>
    <w:rPr>
      <w:color w:val="800080" w:themeColor="followedHyperlink"/>
      <w:u w:val="single"/>
    </w:rPr>
  </w:style>
  <w:style w:type="character" w:styleId="CommentReference">
    <w:name w:val="annotation reference"/>
    <w:basedOn w:val="DefaultParagraphFont"/>
    <w:uiPriority w:val="99"/>
    <w:semiHidden/>
    <w:unhideWhenUsed/>
    <w:rsid w:val="0043686A"/>
    <w:rPr>
      <w:sz w:val="16"/>
      <w:szCs w:val="16"/>
    </w:rPr>
  </w:style>
  <w:style w:type="paragraph" w:styleId="CommentText">
    <w:name w:val="annotation text"/>
    <w:basedOn w:val="Normal"/>
    <w:link w:val="CommentTextChar"/>
    <w:uiPriority w:val="99"/>
    <w:semiHidden/>
    <w:unhideWhenUsed/>
    <w:rsid w:val="0043686A"/>
    <w:pPr>
      <w:spacing w:line="240" w:lineRule="auto"/>
    </w:pPr>
  </w:style>
  <w:style w:type="character" w:customStyle="1" w:styleId="CommentTextChar">
    <w:name w:val="Comment Text Char"/>
    <w:basedOn w:val="DefaultParagraphFont"/>
    <w:link w:val="CommentText"/>
    <w:uiPriority w:val="99"/>
    <w:semiHidden/>
    <w:rsid w:val="0043686A"/>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43686A"/>
    <w:rPr>
      <w:b/>
      <w:bCs/>
    </w:rPr>
  </w:style>
  <w:style w:type="character" w:customStyle="1" w:styleId="CommentSubjectChar">
    <w:name w:val="Comment Subject Char"/>
    <w:basedOn w:val="CommentTextChar"/>
    <w:link w:val="CommentSubject"/>
    <w:uiPriority w:val="99"/>
    <w:semiHidden/>
    <w:rsid w:val="0043686A"/>
    <w:rPr>
      <w:rFonts w:ascii="Arial" w:eastAsia="Times New Roman" w:hAnsi="Arial" w:cs="Arial"/>
      <w:b/>
      <w:bCs/>
      <w:sz w:val="20"/>
      <w:szCs w:val="20"/>
    </w:rPr>
  </w:style>
  <w:style w:type="paragraph" w:styleId="Revision">
    <w:name w:val="Revision"/>
    <w:hidden/>
    <w:uiPriority w:val="99"/>
    <w:semiHidden/>
    <w:rsid w:val="0043686A"/>
    <w:pPr>
      <w:spacing w:after="0" w:line="240" w:lineRule="auto"/>
    </w:pPr>
    <w:rPr>
      <w:rFonts w:ascii="Arial" w:eastAsia="Times New Roman" w:hAnsi="Arial" w:cs="Arial"/>
      <w:sz w:val="20"/>
      <w:szCs w:val="20"/>
    </w:rPr>
  </w:style>
  <w:style w:type="paragraph" w:customStyle="1" w:styleId="Footnote">
    <w:name w:val="Footnote"/>
    <w:basedOn w:val="FootnoteText"/>
    <w:link w:val="FootnoteChar"/>
    <w:qFormat/>
    <w:rsid w:val="008B674E"/>
    <w:pPr>
      <w:spacing w:before="120" w:after="0"/>
      <w:ind w:left="431" w:hanging="431"/>
    </w:pPr>
    <w:rPr>
      <w:sz w:val="18"/>
      <w:szCs w:val="16"/>
    </w:rPr>
  </w:style>
  <w:style w:type="character" w:customStyle="1" w:styleId="FootnoteChar">
    <w:name w:val="Footnote Char"/>
    <w:basedOn w:val="FootnoteTextChar"/>
    <w:link w:val="Footnote"/>
    <w:rsid w:val="008B674E"/>
    <w:rPr>
      <w:rFonts w:ascii="Arial" w:eastAsia="Times New Roman" w:hAnsi="Arial" w:cs="Arial"/>
      <w:sz w:val="18"/>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header" w:uiPriority="0"/>
    <w:lsdException w:name="caption" w:uiPriority="0" w:qFormat="1"/>
    <w:lsdException w:name="footnote reference" w:uiPriority="0" w:qFormat="1"/>
    <w:lsdException w:name="page number" w:uiPriority="0"/>
    <w:lsdException w:name="endnote reference"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F3C"/>
    <w:pPr>
      <w:spacing w:after="120" w:line="360" w:lineRule="atLeast"/>
      <w:jc w:val="both"/>
    </w:pPr>
    <w:rPr>
      <w:rFonts w:ascii="Arial" w:eastAsia="Times New Roman" w:hAnsi="Arial" w:cs="Arial"/>
      <w:sz w:val="20"/>
      <w:szCs w:val="20"/>
    </w:rPr>
  </w:style>
  <w:style w:type="paragraph" w:styleId="Heading1">
    <w:name w:val="heading 1"/>
    <w:basedOn w:val="Normal"/>
    <w:next w:val="Normal"/>
    <w:link w:val="Heading1Char"/>
    <w:autoRedefine/>
    <w:qFormat/>
    <w:rsid w:val="005A1F3C"/>
    <w:pPr>
      <w:numPr>
        <w:numId w:val="29"/>
      </w:numPr>
      <w:spacing w:before="360"/>
      <w:outlineLvl w:val="0"/>
    </w:pPr>
    <w:rPr>
      <w:sz w:val="28"/>
    </w:rPr>
  </w:style>
  <w:style w:type="paragraph" w:styleId="Heading2">
    <w:name w:val="heading 2"/>
    <w:basedOn w:val="Heading1"/>
    <w:next w:val="Normal"/>
    <w:link w:val="Heading2Char"/>
    <w:autoRedefine/>
    <w:qFormat/>
    <w:rsid w:val="005A1F3C"/>
    <w:pPr>
      <w:numPr>
        <w:ilvl w:val="1"/>
      </w:numPr>
      <w:ind w:left="578" w:hanging="578"/>
      <w:outlineLvl w:val="1"/>
    </w:pPr>
    <w:rPr>
      <w:sz w:val="26"/>
    </w:rPr>
  </w:style>
  <w:style w:type="paragraph" w:styleId="Heading3">
    <w:name w:val="heading 3"/>
    <w:basedOn w:val="Heading2"/>
    <w:next w:val="Normal"/>
    <w:link w:val="Heading3Char"/>
    <w:autoRedefine/>
    <w:qFormat/>
    <w:rsid w:val="005A1F3C"/>
    <w:pPr>
      <w:numPr>
        <w:ilvl w:val="0"/>
        <w:numId w:val="0"/>
      </w:numPr>
      <w:spacing w:before="240"/>
      <w:ind w:left="720" w:hanging="720"/>
      <w:outlineLvl w:val="2"/>
    </w:pPr>
    <w:rPr>
      <w:sz w:val="20"/>
      <w:lang w:bidi="he-IL"/>
    </w:rPr>
  </w:style>
  <w:style w:type="paragraph" w:styleId="Heading4">
    <w:name w:val="heading 4"/>
    <w:basedOn w:val="Heading3"/>
    <w:next w:val="Normal"/>
    <w:link w:val="Heading4Char"/>
    <w:qFormat/>
    <w:rsid w:val="005A1F3C"/>
    <w:pPr>
      <w:numPr>
        <w:ilvl w:val="3"/>
      </w:numPr>
      <w:ind w:left="720" w:hanging="720"/>
      <w:outlineLvl w:val="3"/>
    </w:pPr>
  </w:style>
  <w:style w:type="paragraph" w:styleId="Heading5">
    <w:name w:val="heading 5"/>
    <w:basedOn w:val="Normal"/>
    <w:next w:val="Normal"/>
    <w:link w:val="Heading5Char"/>
    <w:qFormat/>
    <w:rsid w:val="005A1F3C"/>
    <w:pPr>
      <w:numPr>
        <w:ilvl w:val="4"/>
        <w:numId w:val="29"/>
      </w:numPr>
      <w:spacing w:before="240" w:after="60"/>
      <w:outlineLvl w:val="4"/>
    </w:pPr>
    <w:rPr>
      <w:sz w:val="22"/>
    </w:rPr>
  </w:style>
  <w:style w:type="paragraph" w:styleId="Heading6">
    <w:name w:val="heading 6"/>
    <w:basedOn w:val="Normal"/>
    <w:next w:val="Normal"/>
    <w:link w:val="Heading6Char"/>
    <w:qFormat/>
    <w:rsid w:val="005A1F3C"/>
    <w:pPr>
      <w:numPr>
        <w:ilvl w:val="5"/>
        <w:numId w:val="29"/>
      </w:numPr>
      <w:spacing w:before="720" w:after="240"/>
      <w:jc w:val="center"/>
      <w:outlineLvl w:val="5"/>
    </w:pPr>
    <w:rPr>
      <w:b/>
      <w:sz w:val="32"/>
    </w:rPr>
  </w:style>
  <w:style w:type="paragraph" w:styleId="Heading7">
    <w:name w:val="heading 7"/>
    <w:basedOn w:val="Normal"/>
    <w:next w:val="Normal"/>
    <w:link w:val="Heading7Char"/>
    <w:qFormat/>
    <w:rsid w:val="005A1F3C"/>
    <w:pPr>
      <w:numPr>
        <w:ilvl w:val="6"/>
        <w:numId w:val="29"/>
      </w:numPr>
      <w:spacing w:before="360" w:after="60"/>
      <w:outlineLvl w:val="6"/>
    </w:pPr>
    <w:rPr>
      <w:b/>
      <w:sz w:val="28"/>
    </w:rPr>
  </w:style>
  <w:style w:type="paragraph" w:styleId="Heading8">
    <w:name w:val="heading 8"/>
    <w:basedOn w:val="Normal"/>
    <w:next w:val="Normal"/>
    <w:link w:val="Heading8Char"/>
    <w:qFormat/>
    <w:rsid w:val="005A1F3C"/>
    <w:pPr>
      <w:keepLines/>
      <w:numPr>
        <w:ilvl w:val="7"/>
        <w:numId w:val="29"/>
      </w:numPr>
      <w:spacing w:before="240" w:after="240" w:line="240" w:lineRule="atLeast"/>
      <w:outlineLvl w:val="7"/>
    </w:pPr>
    <w:rPr>
      <w:b/>
      <w:sz w:val="26"/>
    </w:rPr>
  </w:style>
  <w:style w:type="paragraph" w:styleId="Heading9">
    <w:name w:val="heading 9"/>
    <w:basedOn w:val="Normal"/>
    <w:next w:val="Normal"/>
    <w:link w:val="Heading9Char"/>
    <w:qFormat/>
    <w:rsid w:val="005A1F3C"/>
    <w:pPr>
      <w:numPr>
        <w:ilvl w:val="8"/>
        <w:numId w:val="29"/>
      </w:numPr>
      <w:spacing w:before="240" w:after="24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3DA"/>
    <w:pPr>
      <w:ind w:left="720"/>
      <w:contextualSpacing/>
    </w:pPr>
  </w:style>
  <w:style w:type="paragraph" w:styleId="BalloonText">
    <w:name w:val="Balloon Text"/>
    <w:basedOn w:val="Normal"/>
    <w:link w:val="BalloonTextChar"/>
    <w:uiPriority w:val="99"/>
    <w:semiHidden/>
    <w:unhideWhenUsed/>
    <w:rsid w:val="00EA344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A3448"/>
    <w:rPr>
      <w:rFonts w:ascii="Lucida Grande" w:hAnsi="Lucida Grande"/>
      <w:sz w:val="18"/>
      <w:szCs w:val="18"/>
    </w:rPr>
  </w:style>
  <w:style w:type="paragraph" w:styleId="Header">
    <w:name w:val="header"/>
    <w:link w:val="HeaderChar"/>
    <w:rsid w:val="005A1F3C"/>
    <w:pPr>
      <w:spacing w:after="0" w:line="240" w:lineRule="atLeast"/>
      <w:jc w:val="center"/>
    </w:pPr>
    <w:rPr>
      <w:rFonts w:ascii="Arial" w:eastAsia="Times New Roman" w:hAnsi="Arial" w:cs="Arial"/>
      <w:sz w:val="24"/>
      <w:szCs w:val="20"/>
    </w:rPr>
  </w:style>
  <w:style w:type="character" w:customStyle="1" w:styleId="HeaderChar">
    <w:name w:val="Header Char"/>
    <w:basedOn w:val="DefaultParagraphFont"/>
    <w:link w:val="Header"/>
    <w:rsid w:val="002218EC"/>
    <w:rPr>
      <w:rFonts w:ascii="Arial" w:eastAsia="Times New Roman" w:hAnsi="Arial" w:cs="Arial"/>
      <w:sz w:val="24"/>
      <w:szCs w:val="20"/>
    </w:rPr>
  </w:style>
  <w:style w:type="paragraph" w:styleId="Footer">
    <w:name w:val="footer"/>
    <w:basedOn w:val="Normal"/>
    <w:link w:val="FooterChar"/>
    <w:uiPriority w:val="99"/>
    <w:rsid w:val="005A1F3C"/>
    <w:pPr>
      <w:tabs>
        <w:tab w:val="center" w:pos="4153"/>
        <w:tab w:val="right" w:pos="8306"/>
      </w:tabs>
    </w:pPr>
  </w:style>
  <w:style w:type="character" w:customStyle="1" w:styleId="FooterChar">
    <w:name w:val="Footer Char"/>
    <w:basedOn w:val="DefaultParagraphFont"/>
    <w:link w:val="Footer"/>
    <w:uiPriority w:val="99"/>
    <w:rsid w:val="005A1F3C"/>
    <w:rPr>
      <w:rFonts w:ascii="Arial" w:eastAsia="Times New Roman" w:hAnsi="Arial" w:cs="Arial"/>
      <w:sz w:val="20"/>
      <w:szCs w:val="20"/>
    </w:rPr>
  </w:style>
  <w:style w:type="paragraph" w:styleId="Caption">
    <w:name w:val="caption"/>
    <w:basedOn w:val="Normal"/>
    <w:next w:val="Description"/>
    <w:unhideWhenUsed/>
    <w:qFormat/>
    <w:rsid w:val="005A1F3C"/>
    <w:pPr>
      <w:keepLines/>
      <w:spacing w:before="240" w:line="240" w:lineRule="atLeast"/>
      <w:ind w:left="547" w:hanging="547"/>
    </w:pPr>
    <w:rPr>
      <w:b/>
      <w:bCs/>
      <w:sz w:val="18"/>
      <w:szCs w:val="24"/>
    </w:rPr>
  </w:style>
  <w:style w:type="paragraph" w:styleId="NormalWeb">
    <w:name w:val="Normal (Web)"/>
    <w:basedOn w:val="Normal"/>
    <w:uiPriority w:val="99"/>
    <w:unhideWhenUsed/>
    <w:rsid w:val="00467F40"/>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687467"/>
    <w:rPr>
      <w:color w:val="808080"/>
    </w:rPr>
  </w:style>
  <w:style w:type="table" w:styleId="TableGrid">
    <w:name w:val="Table Grid"/>
    <w:basedOn w:val="TableNormal"/>
    <w:uiPriority w:val="59"/>
    <w:rsid w:val="00B53E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6B214A"/>
    <w:rPr>
      <w:rFonts w:ascii="Arial" w:eastAsia="Times New Roman" w:hAnsi="Arial" w:cs="Arial"/>
      <w:sz w:val="26"/>
      <w:szCs w:val="20"/>
    </w:rPr>
  </w:style>
  <w:style w:type="character" w:customStyle="1" w:styleId="Heading3Char">
    <w:name w:val="Heading 3 Char"/>
    <w:basedOn w:val="DefaultParagraphFont"/>
    <w:link w:val="Heading3"/>
    <w:rsid w:val="005A1F3C"/>
    <w:rPr>
      <w:rFonts w:ascii="Arial" w:eastAsia="Times New Roman" w:hAnsi="Arial" w:cs="Arial"/>
      <w:sz w:val="20"/>
      <w:szCs w:val="20"/>
      <w:lang w:bidi="he-IL"/>
    </w:rPr>
  </w:style>
  <w:style w:type="character" w:customStyle="1" w:styleId="Heading1Char">
    <w:name w:val="Heading 1 Char"/>
    <w:basedOn w:val="DefaultParagraphFont"/>
    <w:link w:val="Heading1"/>
    <w:rsid w:val="00DA3B99"/>
    <w:rPr>
      <w:rFonts w:ascii="Arial" w:eastAsia="Times New Roman" w:hAnsi="Arial" w:cs="Arial"/>
      <w:sz w:val="28"/>
      <w:szCs w:val="20"/>
    </w:rPr>
  </w:style>
  <w:style w:type="character" w:customStyle="1" w:styleId="Heading4Char">
    <w:name w:val="Heading 4 Char"/>
    <w:basedOn w:val="DefaultParagraphFont"/>
    <w:link w:val="Heading4"/>
    <w:rsid w:val="00B85D49"/>
    <w:rPr>
      <w:rFonts w:ascii="Arial" w:eastAsia="Times New Roman" w:hAnsi="Arial" w:cs="Arial"/>
      <w:sz w:val="20"/>
      <w:szCs w:val="20"/>
      <w:lang w:bidi="he-IL"/>
    </w:rPr>
  </w:style>
  <w:style w:type="character" w:customStyle="1" w:styleId="Heading5Char">
    <w:name w:val="Heading 5 Char"/>
    <w:basedOn w:val="DefaultParagraphFont"/>
    <w:link w:val="Heading5"/>
    <w:rsid w:val="00B85D49"/>
    <w:rPr>
      <w:rFonts w:ascii="Arial" w:eastAsia="Times New Roman" w:hAnsi="Arial" w:cs="Arial"/>
      <w:szCs w:val="20"/>
    </w:rPr>
  </w:style>
  <w:style w:type="character" w:customStyle="1" w:styleId="Heading6Char">
    <w:name w:val="Heading 6 Char"/>
    <w:basedOn w:val="DefaultParagraphFont"/>
    <w:link w:val="Heading6"/>
    <w:rsid w:val="00B85D49"/>
    <w:rPr>
      <w:rFonts w:ascii="Arial" w:eastAsia="Times New Roman" w:hAnsi="Arial" w:cs="Arial"/>
      <w:b/>
      <w:sz w:val="32"/>
      <w:szCs w:val="20"/>
    </w:rPr>
  </w:style>
  <w:style w:type="character" w:customStyle="1" w:styleId="Heading7Char">
    <w:name w:val="Heading 7 Char"/>
    <w:basedOn w:val="DefaultParagraphFont"/>
    <w:link w:val="Heading7"/>
    <w:rsid w:val="00B85D49"/>
    <w:rPr>
      <w:rFonts w:ascii="Arial" w:eastAsia="Times New Roman" w:hAnsi="Arial" w:cs="Arial"/>
      <w:b/>
      <w:sz w:val="28"/>
      <w:szCs w:val="20"/>
    </w:rPr>
  </w:style>
  <w:style w:type="character" w:customStyle="1" w:styleId="Heading8Char">
    <w:name w:val="Heading 8 Char"/>
    <w:basedOn w:val="DefaultParagraphFont"/>
    <w:link w:val="Heading8"/>
    <w:rsid w:val="00B85D49"/>
    <w:rPr>
      <w:rFonts w:ascii="Arial" w:eastAsia="Times New Roman" w:hAnsi="Arial" w:cs="Arial"/>
      <w:b/>
      <w:sz w:val="26"/>
      <w:szCs w:val="20"/>
    </w:rPr>
  </w:style>
  <w:style w:type="character" w:customStyle="1" w:styleId="Heading9Char">
    <w:name w:val="Heading 9 Char"/>
    <w:basedOn w:val="DefaultParagraphFont"/>
    <w:link w:val="Heading9"/>
    <w:rsid w:val="00B85D49"/>
    <w:rPr>
      <w:rFonts w:ascii="Arial" w:eastAsia="Times New Roman" w:hAnsi="Arial" w:cs="Arial"/>
      <w:b/>
      <w:sz w:val="20"/>
      <w:szCs w:val="20"/>
    </w:rPr>
  </w:style>
  <w:style w:type="paragraph" w:styleId="TOC4">
    <w:name w:val="toc 4"/>
    <w:basedOn w:val="TOC3"/>
    <w:uiPriority w:val="39"/>
    <w:rsid w:val="005A1F3C"/>
    <w:pPr>
      <w:ind w:left="2160"/>
    </w:pPr>
  </w:style>
  <w:style w:type="paragraph" w:styleId="TOC3">
    <w:name w:val="toc 3"/>
    <w:basedOn w:val="TOC2"/>
    <w:uiPriority w:val="39"/>
    <w:rsid w:val="005A1F3C"/>
    <w:pPr>
      <w:ind w:left="1620"/>
    </w:pPr>
  </w:style>
  <w:style w:type="paragraph" w:styleId="TOC2">
    <w:name w:val="toc 2"/>
    <w:basedOn w:val="TOC1"/>
    <w:uiPriority w:val="39"/>
    <w:rsid w:val="005A1F3C"/>
    <w:pPr>
      <w:keepNext w:val="0"/>
      <w:ind w:left="1080"/>
    </w:pPr>
    <w:rPr>
      <w:b w:val="0"/>
    </w:rPr>
  </w:style>
  <w:style w:type="paragraph" w:styleId="TOC1">
    <w:name w:val="toc 1"/>
    <w:basedOn w:val="Normal"/>
    <w:uiPriority w:val="39"/>
    <w:rsid w:val="005A1F3C"/>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5A1F3C"/>
    <w:pPr>
      <w:ind w:left="1152"/>
    </w:pPr>
  </w:style>
  <w:style w:type="paragraph" w:styleId="Index3">
    <w:name w:val="index 3"/>
    <w:basedOn w:val="Index2"/>
    <w:semiHidden/>
    <w:rsid w:val="005A1F3C"/>
    <w:pPr>
      <w:ind w:left="810" w:hanging="270"/>
    </w:pPr>
  </w:style>
  <w:style w:type="paragraph" w:styleId="Index2">
    <w:name w:val="index 2"/>
    <w:basedOn w:val="Index1"/>
    <w:semiHidden/>
    <w:rsid w:val="005A1F3C"/>
    <w:pPr>
      <w:ind w:left="540" w:hanging="252"/>
    </w:pPr>
  </w:style>
  <w:style w:type="paragraph" w:styleId="Index1">
    <w:name w:val="index 1"/>
    <w:basedOn w:val="Normal"/>
    <w:semiHidden/>
    <w:rsid w:val="005A1F3C"/>
    <w:pPr>
      <w:keepLines/>
      <w:spacing w:line="240" w:lineRule="atLeast"/>
      <w:ind w:left="270" w:hanging="270"/>
    </w:pPr>
  </w:style>
  <w:style w:type="character" w:styleId="FootnoteReference">
    <w:name w:val="footnote reference"/>
    <w:basedOn w:val="DefaultParagraphFont"/>
    <w:semiHidden/>
    <w:qFormat/>
    <w:rsid w:val="005A1F3C"/>
    <w:rPr>
      <w:position w:val="6"/>
      <w:sz w:val="16"/>
    </w:rPr>
  </w:style>
  <w:style w:type="paragraph" w:styleId="FootnoteText">
    <w:name w:val="footnote text"/>
    <w:basedOn w:val="Normal"/>
    <w:link w:val="FootnoteTextChar"/>
    <w:semiHidden/>
    <w:qFormat/>
    <w:rsid w:val="005A1F3C"/>
    <w:pPr>
      <w:spacing w:before="240" w:line="240" w:lineRule="atLeast"/>
      <w:ind w:left="432" w:hanging="432"/>
    </w:pPr>
  </w:style>
  <w:style w:type="character" w:customStyle="1" w:styleId="FootnoteTextChar">
    <w:name w:val="Footnote Text Char"/>
    <w:basedOn w:val="DefaultParagraphFont"/>
    <w:link w:val="FootnoteText"/>
    <w:semiHidden/>
    <w:rsid w:val="00B85D49"/>
    <w:rPr>
      <w:rFonts w:ascii="Arial" w:eastAsia="Times New Roman" w:hAnsi="Arial" w:cs="Arial"/>
      <w:sz w:val="20"/>
      <w:szCs w:val="20"/>
    </w:rPr>
  </w:style>
  <w:style w:type="paragraph" w:styleId="NormalIndent">
    <w:name w:val="Normal Indent"/>
    <w:basedOn w:val="Normal"/>
    <w:rsid w:val="005A1F3C"/>
    <w:pPr>
      <w:ind w:left="720"/>
    </w:pPr>
  </w:style>
  <w:style w:type="paragraph" w:customStyle="1" w:styleId="left-aligned">
    <w:name w:val="left-aligned"/>
    <w:basedOn w:val="Normal"/>
    <w:rsid w:val="005A1F3C"/>
  </w:style>
  <w:style w:type="paragraph" w:customStyle="1" w:styleId="centred">
    <w:name w:val="centred"/>
    <w:basedOn w:val="Normal"/>
    <w:rsid w:val="005A1F3C"/>
    <w:pPr>
      <w:jc w:val="center"/>
    </w:pPr>
  </w:style>
  <w:style w:type="paragraph" w:customStyle="1" w:styleId="right-aligned">
    <w:name w:val="right-aligned"/>
    <w:basedOn w:val="Normal"/>
    <w:rsid w:val="005A1F3C"/>
    <w:pPr>
      <w:jc w:val="right"/>
    </w:pPr>
  </w:style>
  <w:style w:type="paragraph" w:customStyle="1" w:styleId="figurecaption">
    <w:name w:val="figure caption"/>
    <w:basedOn w:val="Normal"/>
    <w:next w:val="Normal"/>
    <w:rsid w:val="005A1F3C"/>
    <w:pPr>
      <w:keepLines/>
      <w:spacing w:before="240" w:line="240" w:lineRule="atLeast"/>
      <w:ind w:left="547" w:hanging="547"/>
    </w:pPr>
  </w:style>
  <w:style w:type="paragraph" w:customStyle="1" w:styleId="typedblock">
    <w:name w:val="typed block"/>
    <w:basedOn w:val="Normal"/>
    <w:rsid w:val="005A1F3C"/>
    <w:pPr>
      <w:keepLines/>
    </w:pPr>
    <w:rPr>
      <w:rFonts w:ascii="Courier New" w:hAnsi="Courier New"/>
    </w:rPr>
  </w:style>
  <w:style w:type="paragraph" w:customStyle="1" w:styleId="hangingindent">
    <w:name w:val="hanging indent"/>
    <w:basedOn w:val="Normal"/>
    <w:rsid w:val="005A1F3C"/>
    <w:pPr>
      <w:ind w:left="576" w:hanging="576"/>
    </w:pPr>
  </w:style>
  <w:style w:type="paragraph" w:styleId="Subtitle">
    <w:name w:val="Subtitle"/>
    <w:basedOn w:val="Normal"/>
    <w:next w:val="Normal"/>
    <w:link w:val="SubtitleChar"/>
    <w:qFormat/>
    <w:rsid w:val="005A1F3C"/>
    <w:pPr>
      <w:spacing w:before="360" w:after="360"/>
      <w:jc w:val="center"/>
    </w:pPr>
    <w:rPr>
      <w:b/>
    </w:rPr>
  </w:style>
  <w:style w:type="character" w:customStyle="1" w:styleId="SubtitleChar">
    <w:name w:val="Subtitle Char"/>
    <w:basedOn w:val="DefaultParagraphFont"/>
    <w:link w:val="Subtitle"/>
    <w:rsid w:val="005A1F3C"/>
    <w:rPr>
      <w:rFonts w:ascii="Arial" w:eastAsia="Times New Roman" w:hAnsi="Arial" w:cs="Arial"/>
      <w:b/>
      <w:sz w:val="20"/>
      <w:szCs w:val="20"/>
    </w:rPr>
  </w:style>
  <w:style w:type="paragraph" w:customStyle="1" w:styleId="heading0">
    <w:name w:val="heading 0"/>
    <w:basedOn w:val="Normal"/>
    <w:next w:val="Normal"/>
    <w:rsid w:val="005A1F3C"/>
    <w:pPr>
      <w:pageBreakBefore/>
      <w:spacing w:before="1680" w:after="480" w:line="480" w:lineRule="atLeast"/>
      <w:jc w:val="center"/>
    </w:pPr>
    <w:rPr>
      <w:b/>
      <w:sz w:val="28"/>
    </w:rPr>
  </w:style>
  <w:style w:type="paragraph" w:customStyle="1" w:styleId="tablecaption">
    <w:name w:val="table caption"/>
    <w:basedOn w:val="Normal"/>
    <w:next w:val="Normal"/>
    <w:rsid w:val="005A1F3C"/>
    <w:pPr>
      <w:keepNext/>
      <w:keepLines/>
      <w:spacing w:before="240" w:line="240" w:lineRule="atLeast"/>
      <w:ind w:left="540" w:hanging="540"/>
    </w:pPr>
  </w:style>
  <w:style w:type="paragraph" w:customStyle="1" w:styleId="tall">
    <w:name w:val="tall"/>
    <w:basedOn w:val="centred"/>
    <w:rsid w:val="005A1F3C"/>
    <w:pPr>
      <w:keepNext/>
      <w:keepLines/>
      <w:spacing w:after="144" w:line="660" w:lineRule="exact"/>
    </w:pPr>
  </w:style>
  <w:style w:type="character" w:styleId="EndnoteReference">
    <w:name w:val="endnote reference"/>
    <w:basedOn w:val="DefaultParagraphFont"/>
    <w:semiHidden/>
    <w:rsid w:val="005A1F3C"/>
    <w:rPr>
      <w:vertAlign w:val="superscript"/>
    </w:rPr>
  </w:style>
  <w:style w:type="paragraph" w:customStyle="1" w:styleId="figuredescription">
    <w:name w:val="figure description"/>
    <w:basedOn w:val="figurecaption"/>
    <w:next w:val="Normal"/>
    <w:rsid w:val="005A1F3C"/>
    <w:pPr>
      <w:spacing w:before="0"/>
      <w:ind w:firstLine="0"/>
    </w:pPr>
  </w:style>
  <w:style w:type="character" w:styleId="PageNumber">
    <w:name w:val="page number"/>
    <w:basedOn w:val="DefaultParagraphFont"/>
    <w:rsid w:val="005A1F3C"/>
  </w:style>
  <w:style w:type="paragraph" w:customStyle="1" w:styleId="tabledescription">
    <w:name w:val="table description"/>
    <w:basedOn w:val="tablecaption"/>
    <w:next w:val="Normal"/>
    <w:rsid w:val="005A1F3C"/>
    <w:pPr>
      <w:spacing w:before="0"/>
      <w:ind w:firstLine="0"/>
    </w:pPr>
  </w:style>
  <w:style w:type="character" w:styleId="Hyperlink">
    <w:name w:val="Hyperlink"/>
    <w:basedOn w:val="DefaultParagraphFont"/>
    <w:uiPriority w:val="99"/>
    <w:unhideWhenUsed/>
    <w:rsid w:val="005A1F3C"/>
    <w:rPr>
      <w:color w:val="0000FF"/>
      <w:u w:val="single"/>
    </w:rPr>
  </w:style>
  <w:style w:type="paragraph" w:styleId="TableofFigures">
    <w:name w:val="table of figures"/>
    <w:basedOn w:val="TOC1"/>
    <w:next w:val="Normal"/>
    <w:uiPriority w:val="99"/>
    <w:rsid w:val="005A1F3C"/>
    <w:pPr>
      <w:keepNext w:val="0"/>
      <w:ind w:left="547" w:hanging="547"/>
    </w:pPr>
  </w:style>
  <w:style w:type="paragraph" w:customStyle="1" w:styleId="Description">
    <w:name w:val="Description"/>
    <w:basedOn w:val="figuredescription"/>
    <w:next w:val="Normal"/>
    <w:qFormat/>
    <w:rsid w:val="005A1F3C"/>
  </w:style>
  <w:style w:type="paragraph" w:styleId="Signature">
    <w:name w:val="Signature"/>
    <w:basedOn w:val="Normal"/>
    <w:link w:val="SignatureChar"/>
    <w:rsid w:val="005A1F3C"/>
    <w:pPr>
      <w:ind w:left="4252"/>
    </w:pPr>
  </w:style>
  <w:style w:type="character" w:customStyle="1" w:styleId="SignatureChar">
    <w:name w:val="Signature Char"/>
    <w:basedOn w:val="DefaultParagraphFont"/>
    <w:link w:val="Signature"/>
    <w:rsid w:val="005A1F3C"/>
    <w:rPr>
      <w:rFonts w:ascii="Arial" w:eastAsia="Times New Roman" w:hAnsi="Arial" w:cs="Arial"/>
      <w:sz w:val="20"/>
      <w:szCs w:val="20"/>
    </w:rPr>
  </w:style>
  <w:style w:type="paragraph" w:customStyle="1" w:styleId="Heading1nonumber">
    <w:name w:val="Heading 1 no number"/>
    <w:next w:val="Normal"/>
    <w:autoRedefine/>
    <w:qFormat/>
    <w:rsid w:val="005A1F3C"/>
    <w:pPr>
      <w:spacing w:before="360" w:after="120" w:line="360" w:lineRule="atLeast"/>
    </w:pPr>
    <w:rPr>
      <w:rFonts w:ascii="Arial" w:eastAsia="Times New Roman" w:hAnsi="Arial" w:cs="Arial"/>
      <w:sz w:val="28"/>
      <w:szCs w:val="20"/>
    </w:rPr>
  </w:style>
  <w:style w:type="paragraph" w:styleId="TOC6">
    <w:name w:val="toc 6"/>
    <w:basedOn w:val="Normal"/>
    <w:next w:val="Normal"/>
    <w:autoRedefine/>
    <w:uiPriority w:val="39"/>
    <w:rsid w:val="005A1F3C"/>
    <w:pPr>
      <w:spacing w:after="100"/>
      <w:ind w:left="1200"/>
    </w:pPr>
  </w:style>
  <w:style w:type="paragraph" w:styleId="TOC7">
    <w:name w:val="toc 7"/>
    <w:basedOn w:val="Normal"/>
    <w:next w:val="Normal"/>
    <w:autoRedefine/>
    <w:uiPriority w:val="39"/>
    <w:rsid w:val="005A1F3C"/>
    <w:pPr>
      <w:spacing w:after="100"/>
      <w:ind w:left="1440"/>
    </w:pPr>
  </w:style>
  <w:style w:type="paragraph" w:styleId="TOC8">
    <w:name w:val="toc 8"/>
    <w:basedOn w:val="Normal"/>
    <w:next w:val="Normal"/>
    <w:autoRedefine/>
    <w:uiPriority w:val="39"/>
    <w:rsid w:val="005A1F3C"/>
    <w:pPr>
      <w:spacing w:after="100"/>
      <w:ind w:left="1680"/>
    </w:pPr>
  </w:style>
  <w:style w:type="paragraph" w:styleId="TOC9">
    <w:name w:val="toc 9"/>
    <w:basedOn w:val="Normal"/>
    <w:next w:val="Normal"/>
    <w:autoRedefine/>
    <w:uiPriority w:val="39"/>
    <w:rsid w:val="005A1F3C"/>
    <w:pPr>
      <w:spacing w:after="100"/>
      <w:ind w:left="1920"/>
    </w:pPr>
  </w:style>
  <w:style w:type="paragraph" w:styleId="Title">
    <w:name w:val="Title"/>
    <w:basedOn w:val="Normal"/>
    <w:next w:val="Normal"/>
    <w:link w:val="TitleChar"/>
    <w:autoRedefine/>
    <w:qFormat/>
    <w:rsid w:val="005A1F3C"/>
    <w:pPr>
      <w:spacing w:before="240" w:after="360"/>
    </w:pPr>
    <w:rPr>
      <w:b/>
      <w:sz w:val="28"/>
    </w:rPr>
  </w:style>
  <w:style w:type="character" w:customStyle="1" w:styleId="TitleChar">
    <w:name w:val="Title Char"/>
    <w:basedOn w:val="DefaultParagraphFont"/>
    <w:link w:val="Title"/>
    <w:rsid w:val="005A1F3C"/>
    <w:rPr>
      <w:rFonts w:ascii="Arial" w:eastAsia="Times New Roman" w:hAnsi="Arial" w:cs="Arial"/>
      <w:b/>
      <w:sz w:val="28"/>
      <w:szCs w:val="20"/>
    </w:rPr>
  </w:style>
  <w:style w:type="paragraph" w:styleId="Quote">
    <w:name w:val="Quote"/>
    <w:basedOn w:val="Normal"/>
    <w:next w:val="Normal"/>
    <w:link w:val="QuoteChar"/>
    <w:uiPriority w:val="29"/>
    <w:qFormat/>
    <w:rsid w:val="005A1F3C"/>
    <w:pPr>
      <w:ind w:left="567"/>
    </w:pPr>
    <w:rPr>
      <w:i/>
      <w:iCs/>
      <w:color w:val="000000" w:themeColor="text1"/>
    </w:rPr>
  </w:style>
  <w:style w:type="character" w:customStyle="1" w:styleId="QuoteChar">
    <w:name w:val="Quote Char"/>
    <w:basedOn w:val="DefaultParagraphFont"/>
    <w:link w:val="Quote"/>
    <w:uiPriority w:val="29"/>
    <w:rsid w:val="005A1F3C"/>
    <w:rPr>
      <w:rFonts w:ascii="Arial" w:eastAsia="Times New Roman" w:hAnsi="Arial" w:cs="Arial"/>
      <w:i/>
      <w:iCs/>
      <w:color w:val="000000" w:themeColor="text1"/>
      <w:sz w:val="20"/>
      <w:szCs w:val="20"/>
    </w:rPr>
  </w:style>
  <w:style w:type="paragraph" w:customStyle="1" w:styleId="AppendixA">
    <w:name w:val="Appendix A"/>
    <w:basedOn w:val="Heading1"/>
    <w:next w:val="Normal"/>
    <w:qFormat/>
    <w:rsid w:val="005A1F3C"/>
    <w:pPr>
      <w:numPr>
        <w:numId w:val="30"/>
      </w:numPr>
    </w:pPr>
    <w:rPr>
      <w:b/>
    </w:rPr>
  </w:style>
  <w:style w:type="paragraph" w:customStyle="1" w:styleId="AppendixA1">
    <w:name w:val="Appendix A1"/>
    <w:basedOn w:val="AppendixA"/>
    <w:next w:val="Normal"/>
    <w:autoRedefine/>
    <w:qFormat/>
    <w:rsid w:val="005A1F3C"/>
    <w:pPr>
      <w:numPr>
        <w:numId w:val="0"/>
      </w:numPr>
    </w:pPr>
    <w:rPr>
      <w:sz w:val="24"/>
    </w:rPr>
  </w:style>
  <w:style w:type="character" w:styleId="HTMLCite">
    <w:name w:val="HTML Cite"/>
    <w:basedOn w:val="DefaultParagraphFont"/>
    <w:uiPriority w:val="99"/>
    <w:semiHidden/>
    <w:unhideWhenUsed/>
    <w:rsid w:val="002E300E"/>
    <w:rPr>
      <w:i/>
      <w:iCs/>
    </w:rPr>
  </w:style>
  <w:style w:type="character" w:customStyle="1" w:styleId="ft">
    <w:name w:val="ft"/>
    <w:basedOn w:val="DefaultParagraphFont"/>
    <w:rsid w:val="002E300E"/>
  </w:style>
  <w:style w:type="character" w:styleId="Emphasis">
    <w:name w:val="Emphasis"/>
    <w:basedOn w:val="DefaultParagraphFont"/>
    <w:uiPriority w:val="20"/>
    <w:qFormat/>
    <w:rsid w:val="002E300E"/>
    <w:rPr>
      <w:i/>
      <w:iCs/>
    </w:rPr>
  </w:style>
  <w:style w:type="character" w:customStyle="1" w:styleId="apple-converted-space">
    <w:name w:val="apple-converted-space"/>
    <w:basedOn w:val="DefaultParagraphFont"/>
    <w:rsid w:val="002E300E"/>
  </w:style>
  <w:style w:type="character" w:customStyle="1" w:styleId="st">
    <w:name w:val="st"/>
    <w:basedOn w:val="DefaultParagraphFont"/>
    <w:rsid w:val="002E300E"/>
  </w:style>
  <w:style w:type="character" w:customStyle="1" w:styleId="f">
    <w:name w:val="f"/>
    <w:basedOn w:val="DefaultParagraphFont"/>
    <w:rsid w:val="002E300E"/>
  </w:style>
  <w:style w:type="character" w:customStyle="1" w:styleId="ogd">
    <w:name w:val="_ogd"/>
    <w:basedOn w:val="DefaultParagraphFont"/>
    <w:rsid w:val="002E300E"/>
  </w:style>
  <w:style w:type="character" w:styleId="FollowedHyperlink">
    <w:name w:val="FollowedHyperlink"/>
    <w:basedOn w:val="DefaultParagraphFont"/>
    <w:uiPriority w:val="99"/>
    <w:semiHidden/>
    <w:unhideWhenUsed/>
    <w:rsid w:val="00D10ECA"/>
    <w:rPr>
      <w:color w:val="800080" w:themeColor="followedHyperlink"/>
      <w:u w:val="single"/>
    </w:rPr>
  </w:style>
  <w:style w:type="character" w:styleId="CommentReference">
    <w:name w:val="annotation reference"/>
    <w:basedOn w:val="DefaultParagraphFont"/>
    <w:uiPriority w:val="99"/>
    <w:semiHidden/>
    <w:unhideWhenUsed/>
    <w:rsid w:val="0043686A"/>
    <w:rPr>
      <w:sz w:val="16"/>
      <w:szCs w:val="16"/>
    </w:rPr>
  </w:style>
  <w:style w:type="paragraph" w:styleId="CommentText">
    <w:name w:val="annotation text"/>
    <w:basedOn w:val="Normal"/>
    <w:link w:val="CommentTextChar"/>
    <w:uiPriority w:val="99"/>
    <w:semiHidden/>
    <w:unhideWhenUsed/>
    <w:rsid w:val="0043686A"/>
    <w:pPr>
      <w:spacing w:line="240" w:lineRule="auto"/>
    </w:pPr>
  </w:style>
  <w:style w:type="character" w:customStyle="1" w:styleId="CommentTextChar">
    <w:name w:val="Comment Text Char"/>
    <w:basedOn w:val="DefaultParagraphFont"/>
    <w:link w:val="CommentText"/>
    <w:uiPriority w:val="99"/>
    <w:semiHidden/>
    <w:rsid w:val="0043686A"/>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43686A"/>
    <w:rPr>
      <w:b/>
      <w:bCs/>
    </w:rPr>
  </w:style>
  <w:style w:type="character" w:customStyle="1" w:styleId="CommentSubjectChar">
    <w:name w:val="Comment Subject Char"/>
    <w:basedOn w:val="CommentTextChar"/>
    <w:link w:val="CommentSubject"/>
    <w:uiPriority w:val="99"/>
    <w:semiHidden/>
    <w:rsid w:val="0043686A"/>
    <w:rPr>
      <w:rFonts w:ascii="Arial" w:eastAsia="Times New Roman" w:hAnsi="Arial" w:cs="Arial"/>
      <w:b/>
      <w:bCs/>
      <w:sz w:val="20"/>
      <w:szCs w:val="20"/>
    </w:rPr>
  </w:style>
  <w:style w:type="paragraph" w:styleId="Revision">
    <w:name w:val="Revision"/>
    <w:hidden/>
    <w:uiPriority w:val="99"/>
    <w:semiHidden/>
    <w:rsid w:val="0043686A"/>
    <w:pPr>
      <w:spacing w:after="0" w:line="240" w:lineRule="auto"/>
    </w:pPr>
    <w:rPr>
      <w:rFonts w:ascii="Arial" w:eastAsia="Times New Roman" w:hAnsi="Arial" w:cs="Arial"/>
      <w:sz w:val="20"/>
      <w:szCs w:val="20"/>
    </w:rPr>
  </w:style>
  <w:style w:type="paragraph" w:customStyle="1" w:styleId="Footnote">
    <w:name w:val="Footnote"/>
    <w:basedOn w:val="FootnoteText"/>
    <w:link w:val="FootnoteChar"/>
    <w:qFormat/>
    <w:rsid w:val="008B674E"/>
    <w:pPr>
      <w:spacing w:before="120" w:after="0"/>
      <w:ind w:left="431" w:hanging="431"/>
    </w:pPr>
    <w:rPr>
      <w:sz w:val="18"/>
      <w:szCs w:val="16"/>
    </w:rPr>
  </w:style>
  <w:style w:type="character" w:customStyle="1" w:styleId="FootnoteChar">
    <w:name w:val="Footnote Char"/>
    <w:basedOn w:val="FootnoteTextChar"/>
    <w:link w:val="Footnote"/>
    <w:rsid w:val="008B674E"/>
    <w:rPr>
      <w:rFonts w:ascii="Arial" w:eastAsia="Times New Roman" w:hAnsi="Arial" w:cs="Ari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490">
      <w:bodyDiv w:val="1"/>
      <w:marLeft w:val="0"/>
      <w:marRight w:val="0"/>
      <w:marTop w:val="0"/>
      <w:marBottom w:val="0"/>
      <w:divBdr>
        <w:top w:val="none" w:sz="0" w:space="0" w:color="auto"/>
        <w:left w:val="none" w:sz="0" w:space="0" w:color="auto"/>
        <w:bottom w:val="none" w:sz="0" w:space="0" w:color="auto"/>
        <w:right w:val="none" w:sz="0" w:space="0" w:color="auto"/>
      </w:divBdr>
    </w:div>
    <w:div w:id="15008471">
      <w:bodyDiv w:val="1"/>
      <w:marLeft w:val="0"/>
      <w:marRight w:val="0"/>
      <w:marTop w:val="0"/>
      <w:marBottom w:val="0"/>
      <w:divBdr>
        <w:top w:val="none" w:sz="0" w:space="0" w:color="auto"/>
        <w:left w:val="none" w:sz="0" w:space="0" w:color="auto"/>
        <w:bottom w:val="none" w:sz="0" w:space="0" w:color="auto"/>
        <w:right w:val="none" w:sz="0" w:space="0" w:color="auto"/>
      </w:divBdr>
    </w:div>
    <w:div w:id="15349812">
      <w:bodyDiv w:val="1"/>
      <w:marLeft w:val="0"/>
      <w:marRight w:val="0"/>
      <w:marTop w:val="0"/>
      <w:marBottom w:val="0"/>
      <w:divBdr>
        <w:top w:val="none" w:sz="0" w:space="0" w:color="auto"/>
        <w:left w:val="none" w:sz="0" w:space="0" w:color="auto"/>
        <w:bottom w:val="none" w:sz="0" w:space="0" w:color="auto"/>
        <w:right w:val="none" w:sz="0" w:space="0" w:color="auto"/>
      </w:divBdr>
    </w:div>
    <w:div w:id="118231988">
      <w:bodyDiv w:val="1"/>
      <w:marLeft w:val="0"/>
      <w:marRight w:val="0"/>
      <w:marTop w:val="0"/>
      <w:marBottom w:val="0"/>
      <w:divBdr>
        <w:top w:val="none" w:sz="0" w:space="0" w:color="auto"/>
        <w:left w:val="none" w:sz="0" w:space="0" w:color="auto"/>
        <w:bottom w:val="none" w:sz="0" w:space="0" w:color="auto"/>
        <w:right w:val="none" w:sz="0" w:space="0" w:color="auto"/>
      </w:divBdr>
    </w:div>
    <w:div w:id="217279075">
      <w:bodyDiv w:val="1"/>
      <w:marLeft w:val="0"/>
      <w:marRight w:val="0"/>
      <w:marTop w:val="0"/>
      <w:marBottom w:val="0"/>
      <w:divBdr>
        <w:top w:val="none" w:sz="0" w:space="0" w:color="auto"/>
        <w:left w:val="none" w:sz="0" w:space="0" w:color="auto"/>
        <w:bottom w:val="none" w:sz="0" w:space="0" w:color="auto"/>
        <w:right w:val="none" w:sz="0" w:space="0" w:color="auto"/>
      </w:divBdr>
    </w:div>
    <w:div w:id="247270061">
      <w:bodyDiv w:val="1"/>
      <w:marLeft w:val="0"/>
      <w:marRight w:val="0"/>
      <w:marTop w:val="0"/>
      <w:marBottom w:val="0"/>
      <w:divBdr>
        <w:top w:val="none" w:sz="0" w:space="0" w:color="auto"/>
        <w:left w:val="none" w:sz="0" w:space="0" w:color="auto"/>
        <w:bottom w:val="none" w:sz="0" w:space="0" w:color="auto"/>
        <w:right w:val="none" w:sz="0" w:space="0" w:color="auto"/>
      </w:divBdr>
    </w:div>
    <w:div w:id="294993595">
      <w:bodyDiv w:val="1"/>
      <w:marLeft w:val="0"/>
      <w:marRight w:val="0"/>
      <w:marTop w:val="0"/>
      <w:marBottom w:val="0"/>
      <w:divBdr>
        <w:top w:val="none" w:sz="0" w:space="0" w:color="auto"/>
        <w:left w:val="none" w:sz="0" w:space="0" w:color="auto"/>
        <w:bottom w:val="none" w:sz="0" w:space="0" w:color="auto"/>
        <w:right w:val="none" w:sz="0" w:space="0" w:color="auto"/>
      </w:divBdr>
    </w:div>
    <w:div w:id="302736222">
      <w:bodyDiv w:val="1"/>
      <w:marLeft w:val="0"/>
      <w:marRight w:val="0"/>
      <w:marTop w:val="0"/>
      <w:marBottom w:val="0"/>
      <w:divBdr>
        <w:top w:val="none" w:sz="0" w:space="0" w:color="auto"/>
        <w:left w:val="none" w:sz="0" w:space="0" w:color="auto"/>
        <w:bottom w:val="none" w:sz="0" w:space="0" w:color="auto"/>
        <w:right w:val="none" w:sz="0" w:space="0" w:color="auto"/>
      </w:divBdr>
    </w:div>
    <w:div w:id="322198138">
      <w:bodyDiv w:val="1"/>
      <w:marLeft w:val="0"/>
      <w:marRight w:val="0"/>
      <w:marTop w:val="0"/>
      <w:marBottom w:val="0"/>
      <w:divBdr>
        <w:top w:val="none" w:sz="0" w:space="0" w:color="auto"/>
        <w:left w:val="none" w:sz="0" w:space="0" w:color="auto"/>
        <w:bottom w:val="none" w:sz="0" w:space="0" w:color="auto"/>
        <w:right w:val="none" w:sz="0" w:space="0" w:color="auto"/>
      </w:divBdr>
    </w:div>
    <w:div w:id="336349223">
      <w:bodyDiv w:val="1"/>
      <w:marLeft w:val="0"/>
      <w:marRight w:val="0"/>
      <w:marTop w:val="0"/>
      <w:marBottom w:val="0"/>
      <w:divBdr>
        <w:top w:val="none" w:sz="0" w:space="0" w:color="auto"/>
        <w:left w:val="none" w:sz="0" w:space="0" w:color="auto"/>
        <w:bottom w:val="none" w:sz="0" w:space="0" w:color="auto"/>
        <w:right w:val="none" w:sz="0" w:space="0" w:color="auto"/>
      </w:divBdr>
    </w:div>
    <w:div w:id="373701119">
      <w:bodyDiv w:val="1"/>
      <w:marLeft w:val="0"/>
      <w:marRight w:val="0"/>
      <w:marTop w:val="0"/>
      <w:marBottom w:val="0"/>
      <w:divBdr>
        <w:top w:val="none" w:sz="0" w:space="0" w:color="auto"/>
        <w:left w:val="none" w:sz="0" w:space="0" w:color="auto"/>
        <w:bottom w:val="none" w:sz="0" w:space="0" w:color="auto"/>
        <w:right w:val="none" w:sz="0" w:space="0" w:color="auto"/>
      </w:divBdr>
      <w:divsChild>
        <w:div w:id="864295034">
          <w:marLeft w:val="0"/>
          <w:marRight w:val="0"/>
          <w:marTop w:val="0"/>
          <w:marBottom w:val="0"/>
          <w:divBdr>
            <w:top w:val="none" w:sz="0" w:space="0" w:color="auto"/>
            <w:left w:val="none" w:sz="0" w:space="0" w:color="auto"/>
            <w:bottom w:val="none" w:sz="0" w:space="0" w:color="auto"/>
            <w:right w:val="none" w:sz="0" w:space="0" w:color="auto"/>
          </w:divBdr>
          <w:divsChild>
            <w:div w:id="1376537774">
              <w:marLeft w:val="0"/>
              <w:marRight w:val="0"/>
              <w:marTop w:val="0"/>
              <w:marBottom w:val="0"/>
              <w:divBdr>
                <w:top w:val="none" w:sz="0" w:space="0" w:color="auto"/>
                <w:left w:val="none" w:sz="0" w:space="0" w:color="auto"/>
                <w:bottom w:val="none" w:sz="0" w:space="0" w:color="auto"/>
                <w:right w:val="none" w:sz="0" w:space="0" w:color="auto"/>
              </w:divBdr>
            </w:div>
            <w:div w:id="1522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923">
      <w:bodyDiv w:val="1"/>
      <w:marLeft w:val="0"/>
      <w:marRight w:val="0"/>
      <w:marTop w:val="0"/>
      <w:marBottom w:val="0"/>
      <w:divBdr>
        <w:top w:val="none" w:sz="0" w:space="0" w:color="auto"/>
        <w:left w:val="none" w:sz="0" w:space="0" w:color="auto"/>
        <w:bottom w:val="none" w:sz="0" w:space="0" w:color="auto"/>
        <w:right w:val="none" w:sz="0" w:space="0" w:color="auto"/>
      </w:divBdr>
    </w:div>
    <w:div w:id="498158000">
      <w:bodyDiv w:val="1"/>
      <w:marLeft w:val="0"/>
      <w:marRight w:val="0"/>
      <w:marTop w:val="0"/>
      <w:marBottom w:val="0"/>
      <w:divBdr>
        <w:top w:val="none" w:sz="0" w:space="0" w:color="auto"/>
        <w:left w:val="none" w:sz="0" w:space="0" w:color="auto"/>
        <w:bottom w:val="none" w:sz="0" w:space="0" w:color="auto"/>
        <w:right w:val="none" w:sz="0" w:space="0" w:color="auto"/>
      </w:divBdr>
      <w:divsChild>
        <w:div w:id="698167063">
          <w:marLeft w:val="0"/>
          <w:marRight w:val="0"/>
          <w:marTop w:val="0"/>
          <w:marBottom w:val="0"/>
          <w:divBdr>
            <w:top w:val="none" w:sz="0" w:space="0" w:color="auto"/>
            <w:left w:val="none" w:sz="0" w:space="0" w:color="auto"/>
            <w:bottom w:val="none" w:sz="0" w:space="0" w:color="auto"/>
            <w:right w:val="none" w:sz="0" w:space="0" w:color="auto"/>
          </w:divBdr>
          <w:divsChild>
            <w:div w:id="226456908">
              <w:marLeft w:val="0"/>
              <w:marRight w:val="0"/>
              <w:marTop w:val="0"/>
              <w:marBottom w:val="0"/>
              <w:divBdr>
                <w:top w:val="none" w:sz="0" w:space="0" w:color="auto"/>
                <w:left w:val="none" w:sz="0" w:space="0" w:color="auto"/>
                <w:bottom w:val="none" w:sz="0" w:space="0" w:color="auto"/>
                <w:right w:val="none" w:sz="0" w:space="0" w:color="auto"/>
              </w:divBdr>
              <w:divsChild>
                <w:div w:id="1210605021">
                  <w:marLeft w:val="45"/>
                  <w:marRight w:val="45"/>
                  <w:marTop w:val="0"/>
                  <w:marBottom w:val="0"/>
                  <w:divBdr>
                    <w:top w:val="none" w:sz="0" w:space="0" w:color="auto"/>
                    <w:left w:val="none" w:sz="0" w:space="0" w:color="auto"/>
                    <w:bottom w:val="none" w:sz="0" w:space="0" w:color="auto"/>
                    <w:right w:val="none" w:sz="0" w:space="0" w:color="auto"/>
                  </w:divBdr>
                  <w:divsChild>
                    <w:div w:id="3164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7385">
      <w:bodyDiv w:val="1"/>
      <w:marLeft w:val="0"/>
      <w:marRight w:val="0"/>
      <w:marTop w:val="0"/>
      <w:marBottom w:val="0"/>
      <w:divBdr>
        <w:top w:val="none" w:sz="0" w:space="0" w:color="auto"/>
        <w:left w:val="none" w:sz="0" w:space="0" w:color="auto"/>
        <w:bottom w:val="none" w:sz="0" w:space="0" w:color="auto"/>
        <w:right w:val="none" w:sz="0" w:space="0" w:color="auto"/>
      </w:divBdr>
    </w:div>
    <w:div w:id="527790143">
      <w:bodyDiv w:val="1"/>
      <w:marLeft w:val="0"/>
      <w:marRight w:val="0"/>
      <w:marTop w:val="0"/>
      <w:marBottom w:val="0"/>
      <w:divBdr>
        <w:top w:val="none" w:sz="0" w:space="0" w:color="auto"/>
        <w:left w:val="none" w:sz="0" w:space="0" w:color="auto"/>
        <w:bottom w:val="none" w:sz="0" w:space="0" w:color="auto"/>
        <w:right w:val="none" w:sz="0" w:space="0" w:color="auto"/>
      </w:divBdr>
    </w:div>
    <w:div w:id="535121024">
      <w:bodyDiv w:val="1"/>
      <w:marLeft w:val="0"/>
      <w:marRight w:val="0"/>
      <w:marTop w:val="0"/>
      <w:marBottom w:val="0"/>
      <w:divBdr>
        <w:top w:val="none" w:sz="0" w:space="0" w:color="auto"/>
        <w:left w:val="none" w:sz="0" w:space="0" w:color="auto"/>
        <w:bottom w:val="none" w:sz="0" w:space="0" w:color="auto"/>
        <w:right w:val="none" w:sz="0" w:space="0" w:color="auto"/>
      </w:divBdr>
    </w:div>
    <w:div w:id="544876929">
      <w:bodyDiv w:val="1"/>
      <w:marLeft w:val="0"/>
      <w:marRight w:val="0"/>
      <w:marTop w:val="0"/>
      <w:marBottom w:val="0"/>
      <w:divBdr>
        <w:top w:val="none" w:sz="0" w:space="0" w:color="auto"/>
        <w:left w:val="none" w:sz="0" w:space="0" w:color="auto"/>
        <w:bottom w:val="none" w:sz="0" w:space="0" w:color="auto"/>
        <w:right w:val="none" w:sz="0" w:space="0" w:color="auto"/>
      </w:divBdr>
    </w:div>
    <w:div w:id="546570977">
      <w:bodyDiv w:val="1"/>
      <w:marLeft w:val="0"/>
      <w:marRight w:val="0"/>
      <w:marTop w:val="0"/>
      <w:marBottom w:val="0"/>
      <w:divBdr>
        <w:top w:val="none" w:sz="0" w:space="0" w:color="auto"/>
        <w:left w:val="none" w:sz="0" w:space="0" w:color="auto"/>
        <w:bottom w:val="none" w:sz="0" w:space="0" w:color="auto"/>
        <w:right w:val="none" w:sz="0" w:space="0" w:color="auto"/>
      </w:divBdr>
    </w:div>
    <w:div w:id="696199173">
      <w:bodyDiv w:val="1"/>
      <w:marLeft w:val="0"/>
      <w:marRight w:val="0"/>
      <w:marTop w:val="0"/>
      <w:marBottom w:val="0"/>
      <w:divBdr>
        <w:top w:val="none" w:sz="0" w:space="0" w:color="auto"/>
        <w:left w:val="none" w:sz="0" w:space="0" w:color="auto"/>
        <w:bottom w:val="none" w:sz="0" w:space="0" w:color="auto"/>
        <w:right w:val="none" w:sz="0" w:space="0" w:color="auto"/>
      </w:divBdr>
    </w:div>
    <w:div w:id="708184126">
      <w:bodyDiv w:val="1"/>
      <w:marLeft w:val="0"/>
      <w:marRight w:val="0"/>
      <w:marTop w:val="0"/>
      <w:marBottom w:val="0"/>
      <w:divBdr>
        <w:top w:val="none" w:sz="0" w:space="0" w:color="auto"/>
        <w:left w:val="none" w:sz="0" w:space="0" w:color="auto"/>
        <w:bottom w:val="none" w:sz="0" w:space="0" w:color="auto"/>
        <w:right w:val="none" w:sz="0" w:space="0" w:color="auto"/>
      </w:divBdr>
    </w:div>
    <w:div w:id="757866972">
      <w:bodyDiv w:val="1"/>
      <w:marLeft w:val="0"/>
      <w:marRight w:val="0"/>
      <w:marTop w:val="0"/>
      <w:marBottom w:val="0"/>
      <w:divBdr>
        <w:top w:val="none" w:sz="0" w:space="0" w:color="auto"/>
        <w:left w:val="none" w:sz="0" w:space="0" w:color="auto"/>
        <w:bottom w:val="none" w:sz="0" w:space="0" w:color="auto"/>
        <w:right w:val="none" w:sz="0" w:space="0" w:color="auto"/>
      </w:divBdr>
    </w:div>
    <w:div w:id="772476950">
      <w:bodyDiv w:val="1"/>
      <w:marLeft w:val="0"/>
      <w:marRight w:val="0"/>
      <w:marTop w:val="0"/>
      <w:marBottom w:val="0"/>
      <w:divBdr>
        <w:top w:val="none" w:sz="0" w:space="0" w:color="auto"/>
        <w:left w:val="none" w:sz="0" w:space="0" w:color="auto"/>
        <w:bottom w:val="none" w:sz="0" w:space="0" w:color="auto"/>
        <w:right w:val="none" w:sz="0" w:space="0" w:color="auto"/>
      </w:divBdr>
    </w:div>
    <w:div w:id="792094287">
      <w:bodyDiv w:val="1"/>
      <w:marLeft w:val="0"/>
      <w:marRight w:val="0"/>
      <w:marTop w:val="0"/>
      <w:marBottom w:val="0"/>
      <w:divBdr>
        <w:top w:val="none" w:sz="0" w:space="0" w:color="auto"/>
        <w:left w:val="none" w:sz="0" w:space="0" w:color="auto"/>
        <w:bottom w:val="none" w:sz="0" w:space="0" w:color="auto"/>
        <w:right w:val="none" w:sz="0" w:space="0" w:color="auto"/>
      </w:divBdr>
    </w:div>
    <w:div w:id="817964484">
      <w:bodyDiv w:val="1"/>
      <w:marLeft w:val="0"/>
      <w:marRight w:val="0"/>
      <w:marTop w:val="0"/>
      <w:marBottom w:val="0"/>
      <w:divBdr>
        <w:top w:val="none" w:sz="0" w:space="0" w:color="auto"/>
        <w:left w:val="none" w:sz="0" w:space="0" w:color="auto"/>
        <w:bottom w:val="none" w:sz="0" w:space="0" w:color="auto"/>
        <w:right w:val="none" w:sz="0" w:space="0" w:color="auto"/>
      </w:divBdr>
      <w:divsChild>
        <w:div w:id="1837916548">
          <w:marLeft w:val="0"/>
          <w:marRight w:val="0"/>
          <w:marTop w:val="0"/>
          <w:marBottom w:val="0"/>
          <w:divBdr>
            <w:top w:val="none" w:sz="0" w:space="0" w:color="auto"/>
            <w:left w:val="none" w:sz="0" w:space="0" w:color="auto"/>
            <w:bottom w:val="none" w:sz="0" w:space="0" w:color="auto"/>
            <w:right w:val="none" w:sz="0" w:space="0" w:color="auto"/>
          </w:divBdr>
          <w:divsChild>
            <w:div w:id="411438734">
              <w:marLeft w:val="0"/>
              <w:marRight w:val="0"/>
              <w:marTop w:val="0"/>
              <w:marBottom w:val="0"/>
              <w:divBdr>
                <w:top w:val="none" w:sz="0" w:space="0" w:color="auto"/>
                <w:left w:val="none" w:sz="0" w:space="0" w:color="auto"/>
                <w:bottom w:val="none" w:sz="0" w:space="0" w:color="auto"/>
                <w:right w:val="none" w:sz="0" w:space="0" w:color="auto"/>
              </w:divBdr>
              <w:divsChild>
                <w:div w:id="1736316420">
                  <w:marLeft w:val="45"/>
                  <w:marRight w:val="45"/>
                  <w:marTop w:val="0"/>
                  <w:marBottom w:val="0"/>
                  <w:divBdr>
                    <w:top w:val="none" w:sz="0" w:space="0" w:color="auto"/>
                    <w:left w:val="none" w:sz="0" w:space="0" w:color="auto"/>
                    <w:bottom w:val="none" w:sz="0" w:space="0" w:color="auto"/>
                    <w:right w:val="none" w:sz="0" w:space="0" w:color="auto"/>
                  </w:divBdr>
                  <w:divsChild>
                    <w:div w:id="2059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37688">
      <w:bodyDiv w:val="1"/>
      <w:marLeft w:val="0"/>
      <w:marRight w:val="0"/>
      <w:marTop w:val="0"/>
      <w:marBottom w:val="0"/>
      <w:divBdr>
        <w:top w:val="none" w:sz="0" w:space="0" w:color="auto"/>
        <w:left w:val="none" w:sz="0" w:space="0" w:color="auto"/>
        <w:bottom w:val="none" w:sz="0" w:space="0" w:color="auto"/>
        <w:right w:val="none" w:sz="0" w:space="0" w:color="auto"/>
      </w:divBdr>
    </w:div>
    <w:div w:id="872109176">
      <w:bodyDiv w:val="1"/>
      <w:marLeft w:val="0"/>
      <w:marRight w:val="0"/>
      <w:marTop w:val="0"/>
      <w:marBottom w:val="0"/>
      <w:divBdr>
        <w:top w:val="none" w:sz="0" w:space="0" w:color="auto"/>
        <w:left w:val="none" w:sz="0" w:space="0" w:color="auto"/>
        <w:bottom w:val="none" w:sz="0" w:space="0" w:color="auto"/>
        <w:right w:val="none" w:sz="0" w:space="0" w:color="auto"/>
      </w:divBdr>
    </w:div>
    <w:div w:id="873275374">
      <w:bodyDiv w:val="1"/>
      <w:marLeft w:val="0"/>
      <w:marRight w:val="0"/>
      <w:marTop w:val="0"/>
      <w:marBottom w:val="0"/>
      <w:divBdr>
        <w:top w:val="none" w:sz="0" w:space="0" w:color="auto"/>
        <w:left w:val="none" w:sz="0" w:space="0" w:color="auto"/>
        <w:bottom w:val="none" w:sz="0" w:space="0" w:color="auto"/>
        <w:right w:val="none" w:sz="0" w:space="0" w:color="auto"/>
      </w:divBdr>
    </w:div>
    <w:div w:id="896863055">
      <w:bodyDiv w:val="1"/>
      <w:marLeft w:val="0"/>
      <w:marRight w:val="0"/>
      <w:marTop w:val="0"/>
      <w:marBottom w:val="0"/>
      <w:divBdr>
        <w:top w:val="none" w:sz="0" w:space="0" w:color="auto"/>
        <w:left w:val="none" w:sz="0" w:space="0" w:color="auto"/>
        <w:bottom w:val="none" w:sz="0" w:space="0" w:color="auto"/>
        <w:right w:val="none" w:sz="0" w:space="0" w:color="auto"/>
      </w:divBdr>
    </w:div>
    <w:div w:id="920142534">
      <w:bodyDiv w:val="1"/>
      <w:marLeft w:val="0"/>
      <w:marRight w:val="0"/>
      <w:marTop w:val="0"/>
      <w:marBottom w:val="0"/>
      <w:divBdr>
        <w:top w:val="none" w:sz="0" w:space="0" w:color="auto"/>
        <w:left w:val="none" w:sz="0" w:space="0" w:color="auto"/>
        <w:bottom w:val="none" w:sz="0" w:space="0" w:color="auto"/>
        <w:right w:val="none" w:sz="0" w:space="0" w:color="auto"/>
      </w:divBdr>
    </w:div>
    <w:div w:id="920673260">
      <w:bodyDiv w:val="1"/>
      <w:marLeft w:val="0"/>
      <w:marRight w:val="0"/>
      <w:marTop w:val="0"/>
      <w:marBottom w:val="0"/>
      <w:divBdr>
        <w:top w:val="none" w:sz="0" w:space="0" w:color="auto"/>
        <w:left w:val="none" w:sz="0" w:space="0" w:color="auto"/>
        <w:bottom w:val="none" w:sz="0" w:space="0" w:color="auto"/>
        <w:right w:val="none" w:sz="0" w:space="0" w:color="auto"/>
      </w:divBdr>
    </w:div>
    <w:div w:id="950817426">
      <w:bodyDiv w:val="1"/>
      <w:marLeft w:val="0"/>
      <w:marRight w:val="0"/>
      <w:marTop w:val="0"/>
      <w:marBottom w:val="0"/>
      <w:divBdr>
        <w:top w:val="none" w:sz="0" w:space="0" w:color="auto"/>
        <w:left w:val="none" w:sz="0" w:space="0" w:color="auto"/>
        <w:bottom w:val="none" w:sz="0" w:space="0" w:color="auto"/>
        <w:right w:val="none" w:sz="0" w:space="0" w:color="auto"/>
      </w:divBdr>
    </w:div>
    <w:div w:id="967708082">
      <w:bodyDiv w:val="1"/>
      <w:marLeft w:val="0"/>
      <w:marRight w:val="0"/>
      <w:marTop w:val="0"/>
      <w:marBottom w:val="0"/>
      <w:divBdr>
        <w:top w:val="none" w:sz="0" w:space="0" w:color="auto"/>
        <w:left w:val="none" w:sz="0" w:space="0" w:color="auto"/>
        <w:bottom w:val="none" w:sz="0" w:space="0" w:color="auto"/>
        <w:right w:val="none" w:sz="0" w:space="0" w:color="auto"/>
      </w:divBdr>
    </w:div>
    <w:div w:id="968392370">
      <w:bodyDiv w:val="1"/>
      <w:marLeft w:val="0"/>
      <w:marRight w:val="0"/>
      <w:marTop w:val="0"/>
      <w:marBottom w:val="0"/>
      <w:divBdr>
        <w:top w:val="none" w:sz="0" w:space="0" w:color="auto"/>
        <w:left w:val="none" w:sz="0" w:space="0" w:color="auto"/>
        <w:bottom w:val="none" w:sz="0" w:space="0" w:color="auto"/>
        <w:right w:val="none" w:sz="0" w:space="0" w:color="auto"/>
      </w:divBdr>
    </w:div>
    <w:div w:id="976177572">
      <w:bodyDiv w:val="1"/>
      <w:marLeft w:val="0"/>
      <w:marRight w:val="0"/>
      <w:marTop w:val="0"/>
      <w:marBottom w:val="0"/>
      <w:divBdr>
        <w:top w:val="none" w:sz="0" w:space="0" w:color="auto"/>
        <w:left w:val="none" w:sz="0" w:space="0" w:color="auto"/>
        <w:bottom w:val="none" w:sz="0" w:space="0" w:color="auto"/>
        <w:right w:val="none" w:sz="0" w:space="0" w:color="auto"/>
      </w:divBdr>
    </w:div>
    <w:div w:id="1010765115">
      <w:bodyDiv w:val="1"/>
      <w:marLeft w:val="0"/>
      <w:marRight w:val="0"/>
      <w:marTop w:val="0"/>
      <w:marBottom w:val="0"/>
      <w:divBdr>
        <w:top w:val="none" w:sz="0" w:space="0" w:color="auto"/>
        <w:left w:val="none" w:sz="0" w:space="0" w:color="auto"/>
        <w:bottom w:val="none" w:sz="0" w:space="0" w:color="auto"/>
        <w:right w:val="none" w:sz="0" w:space="0" w:color="auto"/>
      </w:divBdr>
    </w:div>
    <w:div w:id="1011687103">
      <w:bodyDiv w:val="1"/>
      <w:marLeft w:val="0"/>
      <w:marRight w:val="0"/>
      <w:marTop w:val="0"/>
      <w:marBottom w:val="0"/>
      <w:divBdr>
        <w:top w:val="none" w:sz="0" w:space="0" w:color="auto"/>
        <w:left w:val="none" w:sz="0" w:space="0" w:color="auto"/>
        <w:bottom w:val="none" w:sz="0" w:space="0" w:color="auto"/>
        <w:right w:val="none" w:sz="0" w:space="0" w:color="auto"/>
      </w:divBdr>
    </w:div>
    <w:div w:id="1079212617">
      <w:bodyDiv w:val="1"/>
      <w:marLeft w:val="0"/>
      <w:marRight w:val="0"/>
      <w:marTop w:val="0"/>
      <w:marBottom w:val="0"/>
      <w:divBdr>
        <w:top w:val="none" w:sz="0" w:space="0" w:color="auto"/>
        <w:left w:val="none" w:sz="0" w:space="0" w:color="auto"/>
        <w:bottom w:val="none" w:sz="0" w:space="0" w:color="auto"/>
        <w:right w:val="none" w:sz="0" w:space="0" w:color="auto"/>
      </w:divBdr>
    </w:div>
    <w:div w:id="1098059732">
      <w:bodyDiv w:val="1"/>
      <w:marLeft w:val="0"/>
      <w:marRight w:val="0"/>
      <w:marTop w:val="0"/>
      <w:marBottom w:val="0"/>
      <w:divBdr>
        <w:top w:val="none" w:sz="0" w:space="0" w:color="auto"/>
        <w:left w:val="none" w:sz="0" w:space="0" w:color="auto"/>
        <w:bottom w:val="none" w:sz="0" w:space="0" w:color="auto"/>
        <w:right w:val="none" w:sz="0" w:space="0" w:color="auto"/>
      </w:divBdr>
      <w:divsChild>
        <w:div w:id="151257543">
          <w:marLeft w:val="0"/>
          <w:marRight w:val="0"/>
          <w:marTop w:val="0"/>
          <w:marBottom w:val="0"/>
          <w:divBdr>
            <w:top w:val="none" w:sz="0" w:space="0" w:color="auto"/>
            <w:left w:val="none" w:sz="0" w:space="0" w:color="auto"/>
            <w:bottom w:val="none" w:sz="0" w:space="0" w:color="auto"/>
            <w:right w:val="none" w:sz="0" w:space="0" w:color="auto"/>
          </w:divBdr>
          <w:divsChild>
            <w:div w:id="1997680563">
              <w:marLeft w:val="0"/>
              <w:marRight w:val="0"/>
              <w:marTop w:val="0"/>
              <w:marBottom w:val="0"/>
              <w:divBdr>
                <w:top w:val="none" w:sz="0" w:space="0" w:color="auto"/>
                <w:left w:val="none" w:sz="0" w:space="0" w:color="auto"/>
                <w:bottom w:val="none" w:sz="0" w:space="0" w:color="auto"/>
                <w:right w:val="none" w:sz="0" w:space="0" w:color="auto"/>
              </w:divBdr>
              <w:divsChild>
                <w:div w:id="1226180441">
                  <w:marLeft w:val="0"/>
                  <w:marRight w:val="0"/>
                  <w:marTop w:val="0"/>
                  <w:marBottom w:val="0"/>
                  <w:divBdr>
                    <w:top w:val="none" w:sz="0" w:space="0" w:color="auto"/>
                    <w:left w:val="none" w:sz="0" w:space="0" w:color="auto"/>
                    <w:bottom w:val="none" w:sz="0" w:space="0" w:color="auto"/>
                    <w:right w:val="none" w:sz="0" w:space="0" w:color="auto"/>
                  </w:divBdr>
                  <w:divsChild>
                    <w:div w:id="1982612426">
                      <w:marLeft w:val="0"/>
                      <w:marRight w:val="0"/>
                      <w:marTop w:val="0"/>
                      <w:marBottom w:val="0"/>
                      <w:divBdr>
                        <w:top w:val="none" w:sz="0" w:space="0" w:color="auto"/>
                        <w:left w:val="none" w:sz="0" w:space="0" w:color="auto"/>
                        <w:bottom w:val="none" w:sz="0" w:space="0" w:color="auto"/>
                        <w:right w:val="none" w:sz="0" w:space="0" w:color="auto"/>
                      </w:divBdr>
                      <w:divsChild>
                        <w:div w:id="514073333">
                          <w:marLeft w:val="0"/>
                          <w:marRight w:val="0"/>
                          <w:marTop w:val="0"/>
                          <w:marBottom w:val="0"/>
                          <w:divBdr>
                            <w:top w:val="none" w:sz="0" w:space="0" w:color="auto"/>
                            <w:left w:val="none" w:sz="0" w:space="0" w:color="auto"/>
                            <w:bottom w:val="none" w:sz="0" w:space="0" w:color="auto"/>
                            <w:right w:val="none" w:sz="0" w:space="0" w:color="auto"/>
                          </w:divBdr>
                        </w:div>
                        <w:div w:id="7312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27345">
      <w:bodyDiv w:val="1"/>
      <w:marLeft w:val="0"/>
      <w:marRight w:val="0"/>
      <w:marTop w:val="0"/>
      <w:marBottom w:val="0"/>
      <w:divBdr>
        <w:top w:val="none" w:sz="0" w:space="0" w:color="auto"/>
        <w:left w:val="none" w:sz="0" w:space="0" w:color="auto"/>
        <w:bottom w:val="none" w:sz="0" w:space="0" w:color="auto"/>
        <w:right w:val="none" w:sz="0" w:space="0" w:color="auto"/>
      </w:divBdr>
    </w:div>
    <w:div w:id="1170562829">
      <w:bodyDiv w:val="1"/>
      <w:marLeft w:val="0"/>
      <w:marRight w:val="0"/>
      <w:marTop w:val="0"/>
      <w:marBottom w:val="0"/>
      <w:divBdr>
        <w:top w:val="none" w:sz="0" w:space="0" w:color="auto"/>
        <w:left w:val="none" w:sz="0" w:space="0" w:color="auto"/>
        <w:bottom w:val="none" w:sz="0" w:space="0" w:color="auto"/>
        <w:right w:val="none" w:sz="0" w:space="0" w:color="auto"/>
      </w:divBdr>
    </w:div>
    <w:div w:id="1190485436">
      <w:bodyDiv w:val="1"/>
      <w:marLeft w:val="0"/>
      <w:marRight w:val="0"/>
      <w:marTop w:val="0"/>
      <w:marBottom w:val="0"/>
      <w:divBdr>
        <w:top w:val="none" w:sz="0" w:space="0" w:color="auto"/>
        <w:left w:val="none" w:sz="0" w:space="0" w:color="auto"/>
        <w:bottom w:val="none" w:sz="0" w:space="0" w:color="auto"/>
        <w:right w:val="none" w:sz="0" w:space="0" w:color="auto"/>
      </w:divBdr>
    </w:div>
    <w:div w:id="1191189269">
      <w:bodyDiv w:val="1"/>
      <w:marLeft w:val="0"/>
      <w:marRight w:val="0"/>
      <w:marTop w:val="0"/>
      <w:marBottom w:val="0"/>
      <w:divBdr>
        <w:top w:val="none" w:sz="0" w:space="0" w:color="auto"/>
        <w:left w:val="none" w:sz="0" w:space="0" w:color="auto"/>
        <w:bottom w:val="none" w:sz="0" w:space="0" w:color="auto"/>
        <w:right w:val="none" w:sz="0" w:space="0" w:color="auto"/>
      </w:divBdr>
    </w:div>
    <w:div w:id="1220895169">
      <w:bodyDiv w:val="1"/>
      <w:marLeft w:val="0"/>
      <w:marRight w:val="0"/>
      <w:marTop w:val="0"/>
      <w:marBottom w:val="0"/>
      <w:divBdr>
        <w:top w:val="none" w:sz="0" w:space="0" w:color="auto"/>
        <w:left w:val="none" w:sz="0" w:space="0" w:color="auto"/>
        <w:bottom w:val="none" w:sz="0" w:space="0" w:color="auto"/>
        <w:right w:val="none" w:sz="0" w:space="0" w:color="auto"/>
      </w:divBdr>
    </w:div>
    <w:div w:id="1259212583">
      <w:bodyDiv w:val="1"/>
      <w:marLeft w:val="0"/>
      <w:marRight w:val="0"/>
      <w:marTop w:val="0"/>
      <w:marBottom w:val="0"/>
      <w:divBdr>
        <w:top w:val="none" w:sz="0" w:space="0" w:color="auto"/>
        <w:left w:val="none" w:sz="0" w:space="0" w:color="auto"/>
        <w:bottom w:val="none" w:sz="0" w:space="0" w:color="auto"/>
        <w:right w:val="none" w:sz="0" w:space="0" w:color="auto"/>
      </w:divBdr>
      <w:divsChild>
        <w:div w:id="501161227">
          <w:marLeft w:val="0"/>
          <w:marRight w:val="0"/>
          <w:marTop w:val="0"/>
          <w:marBottom w:val="0"/>
          <w:divBdr>
            <w:top w:val="none" w:sz="0" w:space="0" w:color="auto"/>
            <w:left w:val="none" w:sz="0" w:space="0" w:color="auto"/>
            <w:bottom w:val="none" w:sz="0" w:space="0" w:color="auto"/>
            <w:right w:val="none" w:sz="0" w:space="0" w:color="auto"/>
          </w:divBdr>
          <w:divsChild>
            <w:div w:id="1242328396">
              <w:marLeft w:val="0"/>
              <w:marRight w:val="0"/>
              <w:marTop w:val="0"/>
              <w:marBottom w:val="0"/>
              <w:divBdr>
                <w:top w:val="none" w:sz="0" w:space="0" w:color="auto"/>
                <w:left w:val="none" w:sz="0" w:space="0" w:color="auto"/>
                <w:bottom w:val="none" w:sz="0" w:space="0" w:color="auto"/>
                <w:right w:val="none" w:sz="0" w:space="0" w:color="auto"/>
              </w:divBdr>
              <w:divsChild>
                <w:div w:id="1726366780">
                  <w:marLeft w:val="0"/>
                  <w:marRight w:val="0"/>
                  <w:marTop w:val="0"/>
                  <w:marBottom w:val="0"/>
                  <w:divBdr>
                    <w:top w:val="none" w:sz="0" w:space="0" w:color="auto"/>
                    <w:left w:val="none" w:sz="0" w:space="0" w:color="auto"/>
                    <w:bottom w:val="none" w:sz="0" w:space="0" w:color="auto"/>
                    <w:right w:val="none" w:sz="0" w:space="0" w:color="auto"/>
                  </w:divBdr>
                  <w:divsChild>
                    <w:div w:id="1338577377">
                      <w:marLeft w:val="0"/>
                      <w:marRight w:val="0"/>
                      <w:marTop w:val="0"/>
                      <w:marBottom w:val="0"/>
                      <w:divBdr>
                        <w:top w:val="none" w:sz="0" w:space="0" w:color="auto"/>
                        <w:left w:val="none" w:sz="0" w:space="0" w:color="auto"/>
                        <w:bottom w:val="none" w:sz="0" w:space="0" w:color="auto"/>
                        <w:right w:val="none" w:sz="0" w:space="0" w:color="auto"/>
                      </w:divBdr>
                      <w:divsChild>
                        <w:div w:id="45841874">
                          <w:marLeft w:val="0"/>
                          <w:marRight w:val="0"/>
                          <w:marTop w:val="0"/>
                          <w:marBottom w:val="0"/>
                          <w:divBdr>
                            <w:top w:val="none" w:sz="0" w:space="0" w:color="auto"/>
                            <w:left w:val="none" w:sz="0" w:space="0" w:color="auto"/>
                            <w:bottom w:val="none" w:sz="0" w:space="0" w:color="auto"/>
                            <w:right w:val="none" w:sz="0" w:space="0" w:color="auto"/>
                          </w:divBdr>
                        </w:div>
                        <w:div w:id="4495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31246">
      <w:bodyDiv w:val="1"/>
      <w:marLeft w:val="0"/>
      <w:marRight w:val="0"/>
      <w:marTop w:val="0"/>
      <w:marBottom w:val="0"/>
      <w:divBdr>
        <w:top w:val="none" w:sz="0" w:space="0" w:color="auto"/>
        <w:left w:val="none" w:sz="0" w:space="0" w:color="auto"/>
        <w:bottom w:val="none" w:sz="0" w:space="0" w:color="auto"/>
        <w:right w:val="none" w:sz="0" w:space="0" w:color="auto"/>
      </w:divBdr>
    </w:div>
    <w:div w:id="1431588304">
      <w:bodyDiv w:val="1"/>
      <w:marLeft w:val="0"/>
      <w:marRight w:val="0"/>
      <w:marTop w:val="0"/>
      <w:marBottom w:val="0"/>
      <w:divBdr>
        <w:top w:val="none" w:sz="0" w:space="0" w:color="auto"/>
        <w:left w:val="none" w:sz="0" w:space="0" w:color="auto"/>
        <w:bottom w:val="none" w:sz="0" w:space="0" w:color="auto"/>
        <w:right w:val="none" w:sz="0" w:space="0" w:color="auto"/>
      </w:divBdr>
    </w:div>
    <w:div w:id="1438864426">
      <w:bodyDiv w:val="1"/>
      <w:marLeft w:val="0"/>
      <w:marRight w:val="0"/>
      <w:marTop w:val="0"/>
      <w:marBottom w:val="0"/>
      <w:divBdr>
        <w:top w:val="none" w:sz="0" w:space="0" w:color="auto"/>
        <w:left w:val="none" w:sz="0" w:space="0" w:color="auto"/>
        <w:bottom w:val="none" w:sz="0" w:space="0" w:color="auto"/>
        <w:right w:val="none" w:sz="0" w:space="0" w:color="auto"/>
      </w:divBdr>
    </w:div>
    <w:div w:id="1443765360">
      <w:bodyDiv w:val="1"/>
      <w:marLeft w:val="0"/>
      <w:marRight w:val="0"/>
      <w:marTop w:val="0"/>
      <w:marBottom w:val="0"/>
      <w:divBdr>
        <w:top w:val="none" w:sz="0" w:space="0" w:color="auto"/>
        <w:left w:val="none" w:sz="0" w:space="0" w:color="auto"/>
        <w:bottom w:val="none" w:sz="0" w:space="0" w:color="auto"/>
        <w:right w:val="none" w:sz="0" w:space="0" w:color="auto"/>
      </w:divBdr>
    </w:div>
    <w:div w:id="1462917765">
      <w:bodyDiv w:val="1"/>
      <w:marLeft w:val="0"/>
      <w:marRight w:val="0"/>
      <w:marTop w:val="0"/>
      <w:marBottom w:val="0"/>
      <w:divBdr>
        <w:top w:val="none" w:sz="0" w:space="0" w:color="auto"/>
        <w:left w:val="none" w:sz="0" w:space="0" w:color="auto"/>
        <w:bottom w:val="none" w:sz="0" w:space="0" w:color="auto"/>
        <w:right w:val="none" w:sz="0" w:space="0" w:color="auto"/>
      </w:divBdr>
    </w:div>
    <w:div w:id="1481069030">
      <w:bodyDiv w:val="1"/>
      <w:marLeft w:val="0"/>
      <w:marRight w:val="0"/>
      <w:marTop w:val="0"/>
      <w:marBottom w:val="0"/>
      <w:divBdr>
        <w:top w:val="none" w:sz="0" w:space="0" w:color="auto"/>
        <w:left w:val="none" w:sz="0" w:space="0" w:color="auto"/>
        <w:bottom w:val="none" w:sz="0" w:space="0" w:color="auto"/>
        <w:right w:val="none" w:sz="0" w:space="0" w:color="auto"/>
      </w:divBdr>
    </w:div>
    <w:div w:id="1545868493">
      <w:bodyDiv w:val="1"/>
      <w:marLeft w:val="0"/>
      <w:marRight w:val="0"/>
      <w:marTop w:val="0"/>
      <w:marBottom w:val="0"/>
      <w:divBdr>
        <w:top w:val="none" w:sz="0" w:space="0" w:color="auto"/>
        <w:left w:val="none" w:sz="0" w:space="0" w:color="auto"/>
        <w:bottom w:val="none" w:sz="0" w:space="0" w:color="auto"/>
        <w:right w:val="none" w:sz="0" w:space="0" w:color="auto"/>
      </w:divBdr>
    </w:div>
    <w:div w:id="1553812401">
      <w:bodyDiv w:val="1"/>
      <w:marLeft w:val="0"/>
      <w:marRight w:val="0"/>
      <w:marTop w:val="0"/>
      <w:marBottom w:val="0"/>
      <w:divBdr>
        <w:top w:val="none" w:sz="0" w:space="0" w:color="auto"/>
        <w:left w:val="none" w:sz="0" w:space="0" w:color="auto"/>
        <w:bottom w:val="none" w:sz="0" w:space="0" w:color="auto"/>
        <w:right w:val="none" w:sz="0" w:space="0" w:color="auto"/>
      </w:divBdr>
    </w:div>
    <w:div w:id="1599295089">
      <w:bodyDiv w:val="1"/>
      <w:marLeft w:val="0"/>
      <w:marRight w:val="0"/>
      <w:marTop w:val="0"/>
      <w:marBottom w:val="0"/>
      <w:divBdr>
        <w:top w:val="none" w:sz="0" w:space="0" w:color="auto"/>
        <w:left w:val="none" w:sz="0" w:space="0" w:color="auto"/>
        <w:bottom w:val="none" w:sz="0" w:space="0" w:color="auto"/>
        <w:right w:val="none" w:sz="0" w:space="0" w:color="auto"/>
      </w:divBdr>
      <w:divsChild>
        <w:div w:id="1224675642">
          <w:marLeft w:val="0"/>
          <w:marRight w:val="0"/>
          <w:marTop w:val="0"/>
          <w:marBottom w:val="0"/>
          <w:divBdr>
            <w:top w:val="none" w:sz="0" w:space="0" w:color="auto"/>
            <w:left w:val="none" w:sz="0" w:space="0" w:color="auto"/>
            <w:bottom w:val="none" w:sz="0" w:space="0" w:color="auto"/>
            <w:right w:val="none" w:sz="0" w:space="0" w:color="auto"/>
          </w:divBdr>
          <w:divsChild>
            <w:div w:id="2109157776">
              <w:marLeft w:val="0"/>
              <w:marRight w:val="0"/>
              <w:marTop w:val="0"/>
              <w:marBottom w:val="0"/>
              <w:divBdr>
                <w:top w:val="none" w:sz="0" w:space="0" w:color="auto"/>
                <w:left w:val="none" w:sz="0" w:space="0" w:color="auto"/>
                <w:bottom w:val="none" w:sz="0" w:space="0" w:color="auto"/>
                <w:right w:val="none" w:sz="0" w:space="0" w:color="auto"/>
              </w:divBdr>
              <w:divsChild>
                <w:div w:id="1142695987">
                  <w:marLeft w:val="0"/>
                  <w:marRight w:val="0"/>
                  <w:marTop w:val="0"/>
                  <w:marBottom w:val="0"/>
                  <w:divBdr>
                    <w:top w:val="none" w:sz="0" w:space="0" w:color="auto"/>
                    <w:left w:val="none" w:sz="0" w:space="0" w:color="auto"/>
                    <w:bottom w:val="none" w:sz="0" w:space="0" w:color="auto"/>
                    <w:right w:val="none" w:sz="0" w:space="0" w:color="auto"/>
                  </w:divBdr>
                  <w:divsChild>
                    <w:div w:id="371687233">
                      <w:marLeft w:val="0"/>
                      <w:marRight w:val="0"/>
                      <w:marTop w:val="0"/>
                      <w:marBottom w:val="0"/>
                      <w:divBdr>
                        <w:top w:val="none" w:sz="0" w:space="0" w:color="auto"/>
                        <w:left w:val="none" w:sz="0" w:space="0" w:color="auto"/>
                        <w:bottom w:val="none" w:sz="0" w:space="0" w:color="auto"/>
                        <w:right w:val="none" w:sz="0" w:space="0" w:color="auto"/>
                      </w:divBdr>
                      <w:divsChild>
                        <w:div w:id="636180740">
                          <w:marLeft w:val="0"/>
                          <w:marRight w:val="0"/>
                          <w:marTop w:val="0"/>
                          <w:marBottom w:val="0"/>
                          <w:divBdr>
                            <w:top w:val="none" w:sz="0" w:space="0" w:color="auto"/>
                            <w:left w:val="none" w:sz="0" w:space="0" w:color="auto"/>
                            <w:bottom w:val="none" w:sz="0" w:space="0" w:color="auto"/>
                            <w:right w:val="none" w:sz="0" w:space="0" w:color="auto"/>
                          </w:divBdr>
                          <w:divsChild>
                            <w:div w:id="1295215318">
                              <w:marLeft w:val="0"/>
                              <w:marRight w:val="0"/>
                              <w:marTop w:val="0"/>
                              <w:marBottom w:val="0"/>
                              <w:divBdr>
                                <w:top w:val="none" w:sz="0" w:space="0" w:color="auto"/>
                                <w:left w:val="none" w:sz="0" w:space="0" w:color="auto"/>
                                <w:bottom w:val="none" w:sz="0" w:space="0" w:color="auto"/>
                                <w:right w:val="none" w:sz="0" w:space="0" w:color="auto"/>
                              </w:divBdr>
                              <w:divsChild>
                                <w:div w:id="277294174">
                                  <w:marLeft w:val="0"/>
                                  <w:marRight w:val="0"/>
                                  <w:marTop w:val="0"/>
                                  <w:marBottom w:val="0"/>
                                  <w:divBdr>
                                    <w:top w:val="none" w:sz="0" w:space="0" w:color="auto"/>
                                    <w:left w:val="none" w:sz="0" w:space="0" w:color="auto"/>
                                    <w:bottom w:val="none" w:sz="0" w:space="0" w:color="auto"/>
                                    <w:right w:val="none" w:sz="0" w:space="0" w:color="auto"/>
                                  </w:divBdr>
                                  <w:divsChild>
                                    <w:div w:id="617491986">
                                      <w:marLeft w:val="0"/>
                                      <w:marRight w:val="0"/>
                                      <w:marTop w:val="0"/>
                                      <w:marBottom w:val="0"/>
                                      <w:divBdr>
                                        <w:top w:val="none" w:sz="0" w:space="0" w:color="auto"/>
                                        <w:left w:val="none" w:sz="0" w:space="0" w:color="auto"/>
                                        <w:bottom w:val="none" w:sz="0" w:space="0" w:color="auto"/>
                                        <w:right w:val="none" w:sz="0" w:space="0" w:color="auto"/>
                                      </w:divBdr>
                                      <w:divsChild>
                                        <w:div w:id="1232815709">
                                          <w:marLeft w:val="0"/>
                                          <w:marRight w:val="0"/>
                                          <w:marTop w:val="0"/>
                                          <w:marBottom w:val="0"/>
                                          <w:divBdr>
                                            <w:top w:val="none" w:sz="0" w:space="0" w:color="auto"/>
                                            <w:left w:val="none" w:sz="0" w:space="0" w:color="auto"/>
                                            <w:bottom w:val="none" w:sz="0" w:space="0" w:color="auto"/>
                                            <w:right w:val="none" w:sz="0" w:space="0" w:color="auto"/>
                                          </w:divBdr>
                                          <w:divsChild>
                                            <w:div w:id="1859584249">
                                              <w:marLeft w:val="0"/>
                                              <w:marRight w:val="0"/>
                                              <w:marTop w:val="0"/>
                                              <w:marBottom w:val="0"/>
                                              <w:divBdr>
                                                <w:top w:val="none" w:sz="0" w:space="0" w:color="auto"/>
                                                <w:left w:val="none" w:sz="0" w:space="0" w:color="auto"/>
                                                <w:bottom w:val="none" w:sz="0" w:space="0" w:color="auto"/>
                                                <w:right w:val="none" w:sz="0" w:space="0" w:color="auto"/>
                                              </w:divBdr>
                                              <w:divsChild>
                                                <w:div w:id="787433805">
                                                  <w:marLeft w:val="0"/>
                                                  <w:marRight w:val="0"/>
                                                  <w:marTop w:val="0"/>
                                                  <w:marBottom w:val="0"/>
                                                  <w:divBdr>
                                                    <w:top w:val="none" w:sz="0" w:space="0" w:color="auto"/>
                                                    <w:left w:val="none" w:sz="0" w:space="0" w:color="auto"/>
                                                    <w:bottom w:val="none" w:sz="0" w:space="0" w:color="auto"/>
                                                    <w:right w:val="none" w:sz="0" w:space="0" w:color="auto"/>
                                                  </w:divBdr>
                                                  <w:divsChild>
                                                    <w:div w:id="261495420">
                                                      <w:marLeft w:val="0"/>
                                                      <w:marRight w:val="0"/>
                                                      <w:marTop w:val="0"/>
                                                      <w:marBottom w:val="0"/>
                                                      <w:divBdr>
                                                        <w:top w:val="none" w:sz="0" w:space="0" w:color="auto"/>
                                                        <w:left w:val="none" w:sz="0" w:space="0" w:color="auto"/>
                                                        <w:bottom w:val="none" w:sz="0" w:space="0" w:color="auto"/>
                                                        <w:right w:val="none" w:sz="0" w:space="0" w:color="auto"/>
                                                      </w:divBdr>
                                                      <w:divsChild>
                                                        <w:div w:id="1409112624">
                                                          <w:marLeft w:val="0"/>
                                                          <w:marRight w:val="0"/>
                                                          <w:marTop w:val="0"/>
                                                          <w:marBottom w:val="0"/>
                                                          <w:divBdr>
                                                            <w:top w:val="none" w:sz="0" w:space="0" w:color="auto"/>
                                                            <w:left w:val="none" w:sz="0" w:space="0" w:color="auto"/>
                                                            <w:bottom w:val="none" w:sz="0" w:space="0" w:color="auto"/>
                                                            <w:right w:val="none" w:sz="0" w:space="0" w:color="auto"/>
                                                          </w:divBdr>
                                                          <w:divsChild>
                                                            <w:div w:id="476727793">
                                                              <w:marLeft w:val="0"/>
                                                              <w:marRight w:val="0"/>
                                                              <w:marTop w:val="0"/>
                                                              <w:marBottom w:val="0"/>
                                                              <w:divBdr>
                                                                <w:top w:val="none" w:sz="0" w:space="0" w:color="auto"/>
                                                                <w:left w:val="none" w:sz="0" w:space="0" w:color="auto"/>
                                                                <w:bottom w:val="none" w:sz="0" w:space="0" w:color="auto"/>
                                                                <w:right w:val="none" w:sz="0" w:space="0" w:color="auto"/>
                                                              </w:divBdr>
                                                              <w:divsChild>
                                                                <w:div w:id="1795827903">
                                                                  <w:marLeft w:val="0"/>
                                                                  <w:marRight w:val="0"/>
                                                                  <w:marTop w:val="0"/>
                                                                  <w:marBottom w:val="0"/>
                                                                  <w:divBdr>
                                                                    <w:top w:val="none" w:sz="0" w:space="0" w:color="auto"/>
                                                                    <w:left w:val="none" w:sz="0" w:space="0" w:color="auto"/>
                                                                    <w:bottom w:val="none" w:sz="0" w:space="0" w:color="auto"/>
                                                                    <w:right w:val="none" w:sz="0" w:space="0" w:color="auto"/>
                                                                  </w:divBdr>
                                                                  <w:divsChild>
                                                                    <w:div w:id="868033787">
                                                                      <w:marLeft w:val="0"/>
                                                                      <w:marRight w:val="0"/>
                                                                      <w:marTop w:val="0"/>
                                                                      <w:marBottom w:val="0"/>
                                                                      <w:divBdr>
                                                                        <w:top w:val="none" w:sz="0" w:space="0" w:color="auto"/>
                                                                        <w:left w:val="none" w:sz="0" w:space="0" w:color="auto"/>
                                                                        <w:bottom w:val="none" w:sz="0" w:space="0" w:color="auto"/>
                                                                        <w:right w:val="none" w:sz="0" w:space="0" w:color="auto"/>
                                                                      </w:divBdr>
                                                                      <w:divsChild>
                                                                        <w:div w:id="2096441196">
                                                                          <w:marLeft w:val="0"/>
                                                                          <w:marRight w:val="0"/>
                                                                          <w:marTop w:val="0"/>
                                                                          <w:marBottom w:val="0"/>
                                                                          <w:divBdr>
                                                                            <w:top w:val="none" w:sz="0" w:space="0" w:color="auto"/>
                                                                            <w:left w:val="none" w:sz="0" w:space="0" w:color="auto"/>
                                                                            <w:bottom w:val="none" w:sz="0" w:space="0" w:color="auto"/>
                                                                            <w:right w:val="none" w:sz="0" w:space="0" w:color="auto"/>
                                                                          </w:divBdr>
                                                                          <w:divsChild>
                                                                            <w:div w:id="1211457727">
                                                                              <w:marLeft w:val="0"/>
                                                                              <w:marRight w:val="0"/>
                                                                              <w:marTop w:val="0"/>
                                                                              <w:marBottom w:val="0"/>
                                                                              <w:divBdr>
                                                                                <w:top w:val="none" w:sz="0" w:space="0" w:color="auto"/>
                                                                                <w:left w:val="none" w:sz="0" w:space="0" w:color="auto"/>
                                                                                <w:bottom w:val="none" w:sz="0" w:space="0" w:color="auto"/>
                                                                                <w:right w:val="none" w:sz="0" w:space="0" w:color="auto"/>
                                                                              </w:divBdr>
                                                                              <w:divsChild>
                                                                                <w:div w:id="150407906">
                                                                                  <w:marLeft w:val="0"/>
                                                                                  <w:marRight w:val="0"/>
                                                                                  <w:marTop w:val="0"/>
                                                                                  <w:marBottom w:val="0"/>
                                                                                  <w:divBdr>
                                                                                    <w:top w:val="none" w:sz="0" w:space="0" w:color="auto"/>
                                                                                    <w:left w:val="none" w:sz="0" w:space="0" w:color="auto"/>
                                                                                    <w:bottom w:val="none" w:sz="0" w:space="0" w:color="auto"/>
                                                                                    <w:right w:val="none" w:sz="0" w:space="0" w:color="auto"/>
                                                                                  </w:divBdr>
                                                                                  <w:divsChild>
                                                                                    <w:div w:id="1711227903">
                                                                                      <w:marLeft w:val="0"/>
                                                                                      <w:marRight w:val="0"/>
                                                                                      <w:marTop w:val="0"/>
                                                                                      <w:marBottom w:val="0"/>
                                                                                      <w:divBdr>
                                                                                        <w:top w:val="none" w:sz="0" w:space="0" w:color="auto"/>
                                                                                        <w:left w:val="none" w:sz="0" w:space="0" w:color="auto"/>
                                                                                        <w:bottom w:val="none" w:sz="0" w:space="0" w:color="auto"/>
                                                                                        <w:right w:val="none" w:sz="0" w:space="0" w:color="auto"/>
                                                                                      </w:divBdr>
                                                                                      <w:divsChild>
                                                                                        <w:div w:id="1434279644">
                                                                                          <w:marLeft w:val="0"/>
                                                                                          <w:marRight w:val="0"/>
                                                                                          <w:marTop w:val="0"/>
                                                                                          <w:marBottom w:val="0"/>
                                                                                          <w:divBdr>
                                                                                            <w:top w:val="none" w:sz="0" w:space="0" w:color="auto"/>
                                                                                            <w:left w:val="none" w:sz="0" w:space="0" w:color="auto"/>
                                                                                            <w:bottom w:val="none" w:sz="0" w:space="0" w:color="auto"/>
                                                                                            <w:right w:val="none" w:sz="0" w:space="0" w:color="auto"/>
                                                                                          </w:divBdr>
                                                                                          <w:divsChild>
                                                                                            <w:div w:id="1340157910">
                                                                                              <w:marLeft w:val="0"/>
                                                                                              <w:marRight w:val="0"/>
                                                                                              <w:marTop w:val="0"/>
                                                                                              <w:marBottom w:val="0"/>
                                                                                              <w:divBdr>
                                                                                                <w:top w:val="none" w:sz="0" w:space="0" w:color="auto"/>
                                                                                                <w:left w:val="none" w:sz="0" w:space="0" w:color="auto"/>
                                                                                                <w:bottom w:val="none" w:sz="0" w:space="0" w:color="auto"/>
                                                                                                <w:right w:val="none" w:sz="0" w:space="0" w:color="auto"/>
                                                                                              </w:divBdr>
                                                                                              <w:divsChild>
                                                                                                <w:div w:id="1453548539">
                                                                                                  <w:marLeft w:val="0"/>
                                                                                                  <w:marRight w:val="0"/>
                                                                                                  <w:marTop w:val="0"/>
                                                                                                  <w:marBottom w:val="0"/>
                                                                                                  <w:divBdr>
                                                                                                    <w:top w:val="none" w:sz="0" w:space="0" w:color="auto"/>
                                                                                                    <w:left w:val="none" w:sz="0" w:space="0" w:color="auto"/>
                                                                                                    <w:bottom w:val="none" w:sz="0" w:space="0" w:color="auto"/>
                                                                                                    <w:right w:val="none" w:sz="0" w:space="0" w:color="auto"/>
                                                                                                  </w:divBdr>
                                                                                                  <w:divsChild>
                                                                                                    <w:div w:id="2066176688">
                                                                                                      <w:marLeft w:val="0"/>
                                                                                                      <w:marRight w:val="0"/>
                                                                                                      <w:marTop w:val="0"/>
                                                                                                      <w:marBottom w:val="0"/>
                                                                                                      <w:divBdr>
                                                                                                        <w:top w:val="none" w:sz="0" w:space="0" w:color="auto"/>
                                                                                                        <w:left w:val="none" w:sz="0" w:space="0" w:color="auto"/>
                                                                                                        <w:bottom w:val="none" w:sz="0" w:space="0" w:color="auto"/>
                                                                                                        <w:right w:val="none" w:sz="0" w:space="0" w:color="auto"/>
                                                                                                      </w:divBdr>
                                                                                                      <w:divsChild>
                                                                                                        <w:div w:id="438066581">
                                                                                                          <w:marLeft w:val="0"/>
                                                                                                          <w:marRight w:val="0"/>
                                                                                                          <w:marTop w:val="0"/>
                                                                                                          <w:marBottom w:val="0"/>
                                                                                                          <w:divBdr>
                                                                                                            <w:top w:val="none" w:sz="0" w:space="0" w:color="auto"/>
                                                                                                            <w:left w:val="none" w:sz="0" w:space="0" w:color="auto"/>
                                                                                                            <w:bottom w:val="none" w:sz="0" w:space="0" w:color="auto"/>
                                                                                                            <w:right w:val="none" w:sz="0" w:space="0" w:color="auto"/>
                                                                                                          </w:divBdr>
                                                                                                          <w:divsChild>
                                                                                                            <w:div w:id="1029601958">
                                                                                                              <w:marLeft w:val="0"/>
                                                                                                              <w:marRight w:val="0"/>
                                                                                                              <w:marTop w:val="0"/>
                                                                                                              <w:marBottom w:val="0"/>
                                                                                                              <w:divBdr>
                                                                                                                <w:top w:val="none" w:sz="0" w:space="0" w:color="auto"/>
                                                                                                                <w:left w:val="none" w:sz="0" w:space="0" w:color="auto"/>
                                                                                                                <w:bottom w:val="none" w:sz="0" w:space="0" w:color="auto"/>
                                                                                                                <w:right w:val="none" w:sz="0" w:space="0" w:color="auto"/>
                                                                                                              </w:divBdr>
                                                                                                              <w:divsChild>
                                                                                                                <w:div w:id="843086078">
                                                                                                                  <w:marLeft w:val="0"/>
                                                                                                                  <w:marRight w:val="0"/>
                                                                                                                  <w:marTop w:val="0"/>
                                                                                                                  <w:marBottom w:val="0"/>
                                                                                                                  <w:divBdr>
                                                                                                                    <w:top w:val="none" w:sz="0" w:space="0" w:color="auto"/>
                                                                                                                    <w:left w:val="none" w:sz="0" w:space="0" w:color="auto"/>
                                                                                                                    <w:bottom w:val="none" w:sz="0" w:space="0" w:color="auto"/>
                                                                                                                    <w:right w:val="none" w:sz="0" w:space="0" w:color="auto"/>
                                                                                                                  </w:divBdr>
                                                                                                                  <w:divsChild>
                                                                                                                    <w:div w:id="1217816876">
                                                                                                                      <w:marLeft w:val="0"/>
                                                                                                                      <w:marRight w:val="0"/>
                                                                                                                      <w:marTop w:val="0"/>
                                                                                                                      <w:marBottom w:val="0"/>
                                                                                                                      <w:divBdr>
                                                                                                                        <w:top w:val="none" w:sz="0" w:space="0" w:color="auto"/>
                                                                                                                        <w:left w:val="none" w:sz="0" w:space="0" w:color="auto"/>
                                                                                                                        <w:bottom w:val="none" w:sz="0" w:space="0" w:color="auto"/>
                                                                                                                        <w:right w:val="none" w:sz="0" w:space="0" w:color="auto"/>
                                                                                                                      </w:divBdr>
                                                                                                                      <w:divsChild>
                                                                                                                        <w:div w:id="787773846">
                                                                                                                          <w:marLeft w:val="0"/>
                                                                                                                          <w:marRight w:val="0"/>
                                                                                                                          <w:marTop w:val="0"/>
                                                                                                                          <w:marBottom w:val="0"/>
                                                                                                                          <w:divBdr>
                                                                                                                            <w:top w:val="none" w:sz="0" w:space="0" w:color="auto"/>
                                                                                                                            <w:left w:val="none" w:sz="0" w:space="0" w:color="auto"/>
                                                                                                                            <w:bottom w:val="none" w:sz="0" w:space="0" w:color="auto"/>
                                                                                                                            <w:right w:val="none" w:sz="0" w:space="0" w:color="auto"/>
                                                                                                                          </w:divBdr>
                                                                                                                          <w:divsChild>
                                                                                                                            <w:div w:id="784354063">
                                                                                                                              <w:marLeft w:val="0"/>
                                                                                                                              <w:marRight w:val="0"/>
                                                                                                                              <w:marTop w:val="0"/>
                                                                                                                              <w:marBottom w:val="0"/>
                                                                                                                              <w:divBdr>
                                                                                                                                <w:top w:val="none" w:sz="0" w:space="0" w:color="auto"/>
                                                                                                                                <w:left w:val="none" w:sz="0" w:space="0" w:color="auto"/>
                                                                                                                                <w:bottom w:val="none" w:sz="0" w:space="0" w:color="auto"/>
                                                                                                                                <w:right w:val="none" w:sz="0" w:space="0" w:color="auto"/>
                                                                                                                              </w:divBdr>
                                                                                                                              <w:divsChild>
                                                                                                                                <w:div w:id="638147921">
                                                                                                                                  <w:marLeft w:val="0"/>
                                                                                                                                  <w:marRight w:val="0"/>
                                                                                                                                  <w:marTop w:val="0"/>
                                                                                                                                  <w:marBottom w:val="0"/>
                                                                                                                                  <w:divBdr>
                                                                                                                                    <w:top w:val="none" w:sz="0" w:space="0" w:color="auto"/>
                                                                                                                                    <w:left w:val="none" w:sz="0" w:space="0" w:color="auto"/>
                                                                                                                                    <w:bottom w:val="none" w:sz="0" w:space="0" w:color="auto"/>
                                                                                                                                    <w:right w:val="none" w:sz="0" w:space="0" w:color="auto"/>
                                                                                                                                  </w:divBdr>
                                                                                                                                  <w:divsChild>
                                                                                                                                    <w:div w:id="1204444230">
                                                                                                                                      <w:marLeft w:val="0"/>
                                                                                                                                      <w:marRight w:val="0"/>
                                                                                                                                      <w:marTop w:val="0"/>
                                                                                                                                      <w:marBottom w:val="0"/>
                                                                                                                                      <w:divBdr>
                                                                                                                                        <w:top w:val="none" w:sz="0" w:space="0" w:color="auto"/>
                                                                                                                                        <w:left w:val="none" w:sz="0" w:space="0" w:color="auto"/>
                                                                                                                                        <w:bottom w:val="none" w:sz="0" w:space="0" w:color="auto"/>
                                                                                                                                        <w:right w:val="none" w:sz="0" w:space="0" w:color="auto"/>
                                                                                                                                      </w:divBdr>
                                                                                                                                      <w:divsChild>
                                                                                                                                        <w:div w:id="2089106097">
                                                                                                                                          <w:marLeft w:val="0"/>
                                                                                                                                          <w:marRight w:val="0"/>
                                                                                                                                          <w:marTop w:val="0"/>
                                                                                                                                          <w:marBottom w:val="0"/>
                                                                                                                                          <w:divBdr>
                                                                                                                                            <w:top w:val="none" w:sz="0" w:space="0" w:color="auto"/>
                                                                                                                                            <w:left w:val="none" w:sz="0" w:space="0" w:color="auto"/>
                                                                                                                                            <w:bottom w:val="none" w:sz="0" w:space="0" w:color="auto"/>
                                                                                                                                            <w:right w:val="none" w:sz="0" w:space="0" w:color="auto"/>
                                                                                                                                          </w:divBdr>
                                                                                                                                          <w:divsChild>
                                                                                                                                            <w:div w:id="1335448486">
                                                                                                                                              <w:marLeft w:val="0"/>
                                                                                                                                              <w:marRight w:val="0"/>
                                                                                                                                              <w:marTop w:val="0"/>
                                                                                                                                              <w:marBottom w:val="0"/>
                                                                                                                                              <w:divBdr>
                                                                                                                                                <w:top w:val="none" w:sz="0" w:space="0" w:color="auto"/>
                                                                                                                                                <w:left w:val="none" w:sz="0" w:space="0" w:color="auto"/>
                                                                                                                                                <w:bottom w:val="none" w:sz="0" w:space="0" w:color="auto"/>
                                                                                                                                                <w:right w:val="none" w:sz="0" w:space="0" w:color="auto"/>
                                                                                                                                              </w:divBdr>
                                                                                                                                              <w:divsChild>
                                                                                                                                                <w:div w:id="698626731">
                                                                                                                                                  <w:marLeft w:val="0"/>
                                                                                                                                                  <w:marRight w:val="0"/>
                                                                                                                                                  <w:marTop w:val="0"/>
                                                                                                                                                  <w:marBottom w:val="0"/>
                                                                                                                                                  <w:divBdr>
                                                                                                                                                    <w:top w:val="none" w:sz="0" w:space="0" w:color="auto"/>
                                                                                                                                                    <w:left w:val="none" w:sz="0" w:space="0" w:color="auto"/>
                                                                                                                                                    <w:bottom w:val="none" w:sz="0" w:space="0" w:color="auto"/>
                                                                                                                                                    <w:right w:val="none" w:sz="0" w:space="0" w:color="auto"/>
                                                                                                                                                  </w:divBdr>
                                                                                                                                                  <w:divsChild>
                                                                                                                                                    <w:div w:id="278953183">
                                                                                                                                                      <w:marLeft w:val="0"/>
                                                                                                                                                      <w:marRight w:val="0"/>
                                                                                                                                                      <w:marTop w:val="0"/>
                                                                                                                                                      <w:marBottom w:val="0"/>
                                                                                                                                                      <w:divBdr>
                                                                                                                                                        <w:top w:val="none" w:sz="0" w:space="0" w:color="auto"/>
                                                                                                                                                        <w:left w:val="none" w:sz="0" w:space="0" w:color="auto"/>
                                                                                                                                                        <w:bottom w:val="none" w:sz="0" w:space="0" w:color="auto"/>
                                                                                                                                                        <w:right w:val="none" w:sz="0" w:space="0" w:color="auto"/>
                                                                                                                                                      </w:divBdr>
                                                                                                                                                      <w:divsChild>
                                                                                                                                                        <w:div w:id="1675499994">
                                                                                                                                                          <w:marLeft w:val="0"/>
                                                                                                                                                          <w:marRight w:val="0"/>
                                                                                                                                                          <w:marTop w:val="0"/>
                                                                                                                                                          <w:marBottom w:val="0"/>
                                                                                                                                                          <w:divBdr>
                                                                                                                                                            <w:top w:val="none" w:sz="0" w:space="0" w:color="auto"/>
                                                                                                                                                            <w:left w:val="none" w:sz="0" w:space="0" w:color="auto"/>
                                                                                                                                                            <w:bottom w:val="none" w:sz="0" w:space="0" w:color="auto"/>
                                                                                                                                                            <w:right w:val="none" w:sz="0" w:space="0" w:color="auto"/>
                                                                                                                                                          </w:divBdr>
                                                                                                                                                          <w:divsChild>
                                                                                                                                                            <w:div w:id="1065178531">
                                                                                                                                                              <w:marLeft w:val="0"/>
                                                                                                                                                              <w:marRight w:val="0"/>
                                                                                                                                                              <w:marTop w:val="0"/>
                                                                                                                                                              <w:marBottom w:val="0"/>
                                                                                                                                                              <w:divBdr>
                                                                                                                                                                <w:top w:val="none" w:sz="0" w:space="0" w:color="auto"/>
                                                                                                                                                                <w:left w:val="none" w:sz="0" w:space="0" w:color="auto"/>
                                                                                                                                                                <w:bottom w:val="none" w:sz="0" w:space="0" w:color="auto"/>
                                                                                                                                                                <w:right w:val="none" w:sz="0" w:space="0" w:color="auto"/>
                                                                                                                                                              </w:divBdr>
                                                                                                                                                              <w:divsChild>
                                                                                                                                                                <w:div w:id="488787365">
                                                                                                                                                                  <w:marLeft w:val="0"/>
                                                                                                                                                                  <w:marRight w:val="0"/>
                                                                                                                                                                  <w:marTop w:val="0"/>
                                                                                                                                                                  <w:marBottom w:val="0"/>
                                                                                                                                                                  <w:divBdr>
                                                                                                                                                                    <w:top w:val="none" w:sz="0" w:space="0" w:color="auto"/>
                                                                                                                                                                    <w:left w:val="none" w:sz="0" w:space="0" w:color="auto"/>
                                                                                                                                                                    <w:bottom w:val="none" w:sz="0" w:space="0" w:color="auto"/>
                                                                                                                                                                    <w:right w:val="none" w:sz="0" w:space="0" w:color="auto"/>
                                                                                                                                                                  </w:divBdr>
                                                                                                                                                                  <w:divsChild>
                                                                                                                                                                    <w:div w:id="1185245612">
                                                                                                                                                                      <w:marLeft w:val="0"/>
                                                                                                                                                                      <w:marRight w:val="0"/>
                                                                                                                                                                      <w:marTop w:val="0"/>
                                                                                                                                                                      <w:marBottom w:val="0"/>
                                                                                                                                                                      <w:divBdr>
                                                                                                                                                                        <w:top w:val="none" w:sz="0" w:space="0" w:color="auto"/>
                                                                                                                                                                        <w:left w:val="none" w:sz="0" w:space="0" w:color="auto"/>
                                                                                                                                                                        <w:bottom w:val="none" w:sz="0" w:space="0" w:color="auto"/>
                                                                                                                                                                        <w:right w:val="none" w:sz="0" w:space="0" w:color="auto"/>
                                                                                                                                                                      </w:divBdr>
                                                                                                                                                                      <w:divsChild>
                                                                                                                                                                        <w:div w:id="297079669">
                                                                                                                                                                          <w:marLeft w:val="0"/>
                                                                                                                                                                          <w:marRight w:val="0"/>
                                                                                                                                                                          <w:marTop w:val="0"/>
                                                                                                                                                                          <w:marBottom w:val="0"/>
                                                                                                                                                                          <w:divBdr>
                                                                                                                                                                            <w:top w:val="none" w:sz="0" w:space="0" w:color="auto"/>
                                                                                                                                                                            <w:left w:val="none" w:sz="0" w:space="0" w:color="auto"/>
                                                                                                                                                                            <w:bottom w:val="none" w:sz="0" w:space="0" w:color="auto"/>
                                                                                                                                                                            <w:right w:val="none" w:sz="0" w:space="0" w:color="auto"/>
                                                                                                                                                                          </w:divBdr>
                                                                                                                                                                          <w:divsChild>
                                                                                                                                                                            <w:div w:id="244345539">
                                                                                                                                                                              <w:marLeft w:val="0"/>
                                                                                                                                                                              <w:marRight w:val="0"/>
                                                                                                                                                                              <w:marTop w:val="0"/>
                                                                                                                                                                              <w:marBottom w:val="0"/>
                                                                                                                                                                              <w:divBdr>
                                                                                                                                                                                <w:top w:val="none" w:sz="0" w:space="0" w:color="auto"/>
                                                                                                                                                                                <w:left w:val="none" w:sz="0" w:space="0" w:color="auto"/>
                                                                                                                                                                                <w:bottom w:val="none" w:sz="0" w:space="0" w:color="auto"/>
                                                                                                                                                                                <w:right w:val="none" w:sz="0" w:space="0" w:color="auto"/>
                                                                                                                                                                              </w:divBdr>
                                                                                                                                                                              <w:divsChild>
                                                                                                                                                                                <w:div w:id="1662932137">
                                                                                                                                                                                  <w:marLeft w:val="0"/>
                                                                                                                                                                                  <w:marRight w:val="0"/>
                                                                                                                                                                                  <w:marTop w:val="0"/>
                                                                                                                                                                                  <w:marBottom w:val="0"/>
                                                                                                                                                                                  <w:divBdr>
                                                                                                                                                                                    <w:top w:val="none" w:sz="0" w:space="0" w:color="auto"/>
                                                                                                                                                                                    <w:left w:val="none" w:sz="0" w:space="0" w:color="auto"/>
                                                                                                                                                                                    <w:bottom w:val="none" w:sz="0" w:space="0" w:color="auto"/>
                                                                                                                                                                                    <w:right w:val="none" w:sz="0" w:space="0" w:color="auto"/>
                                                                                                                                                                                  </w:divBdr>
                                                                                                                                                                                  <w:divsChild>
                                                                                                                                                                                    <w:div w:id="1954902253">
                                                                                                                                                                                      <w:marLeft w:val="0"/>
                                                                                                                                                                                      <w:marRight w:val="0"/>
                                                                                                                                                                                      <w:marTop w:val="0"/>
                                                                                                                                                                                      <w:marBottom w:val="0"/>
                                                                                                                                                                                      <w:divBdr>
                                                                                                                                                                                        <w:top w:val="none" w:sz="0" w:space="0" w:color="auto"/>
                                                                                                                                                                                        <w:left w:val="none" w:sz="0" w:space="0" w:color="auto"/>
                                                                                                                                                                                        <w:bottom w:val="none" w:sz="0" w:space="0" w:color="auto"/>
                                                                                                                                                                                        <w:right w:val="none" w:sz="0" w:space="0" w:color="auto"/>
                                                                                                                                                                                      </w:divBdr>
                                                                                                                                                                                      <w:divsChild>
                                                                                                                                                                                        <w:div w:id="82074941">
                                                                                                                                                                                          <w:marLeft w:val="0"/>
                                                                                                                                                                                          <w:marRight w:val="0"/>
                                                                                                                                                                                          <w:marTop w:val="0"/>
                                                                                                                                                                                          <w:marBottom w:val="0"/>
                                                                                                                                                                                          <w:divBdr>
                                                                                                                                                                                            <w:top w:val="none" w:sz="0" w:space="0" w:color="auto"/>
                                                                                                                                                                                            <w:left w:val="none" w:sz="0" w:space="0" w:color="auto"/>
                                                                                                                                                                                            <w:bottom w:val="none" w:sz="0" w:space="0" w:color="auto"/>
                                                                                                                                                                                            <w:right w:val="none" w:sz="0" w:space="0" w:color="auto"/>
                                                                                                                                                                                          </w:divBdr>
                                                                                                                                                                                          <w:divsChild>
                                                                                                                                                                                            <w:div w:id="1422264577">
                                                                                                                                                                                              <w:marLeft w:val="0"/>
                                                                                                                                                                                              <w:marRight w:val="0"/>
                                                                                                                                                                                              <w:marTop w:val="0"/>
                                                                                                                                                                                              <w:marBottom w:val="0"/>
                                                                                                                                                                                              <w:divBdr>
                                                                                                                                                                                                <w:top w:val="none" w:sz="0" w:space="0" w:color="auto"/>
                                                                                                                                                                                                <w:left w:val="none" w:sz="0" w:space="0" w:color="auto"/>
                                                                                                                                                                                                <w:bottom w:val="none" w:sz="0" w:space="0" w:color="auto"/>
                                                                                                                                                                                                <w:right w:val="none" w:sz="0" w:space="0" w:color="auto"/>
                                                                                                                                                                                              </w:divBdr>
                                                                                                                                                                                              <w:divsChild>
                                                                                                                                                                                                <w:div w:id="433330606">
                                                                                                                                                                                                  <w:marLeft w:val="0"/>
                                                                                                                                                                                                  <w:marRight w:val="0"/>
                                                                                                                                                                                                  <w:marTop w:val="0"/>
                                                                                                                                                                                                  <w:marBottom w:val="0"/>
                                                                                                                                                                                                  <w:divBdr>
                                                                                                                                                                                                    <w:top w:val="none" w:sz="0" w:space="0" w:color="auto"/>
                                                                                                                                                                                                    <w:left w:val="none" w:sz="0" w:space="0" w:color="auto"/>
                                                                                                                                                                                                    <w:bottom w:val="none" w:sz="0" w:space="0" w:color="auto"/>
                                                                                                                                                                                                    <w:right w:val="none" w:sz="0" w:space="0" w:color="auto"/>
                                                                                                                                                                                                  </w:divBdr>
                                                                                                                                                                                                  <w:divsChild>
                                                                                                                                                                                                    <w:div w:id="170219107">
                                                                                                                                                                                                      <w:marLeft w:val="0"/>
                                                                                                                                                                                                      <w:marRight w:val="0"/>
                                                                                                                                                                                                      <w:marTop w:val="0"/>
                                                                                                                                                                                                      <w:marBottom w:val="0"/>
                                                                                                                                                                                                      <w:divBdr>
                                                                                                                                                                                                        <w:top w:val="none" w:sz="0" w:space="0" w:color="auto"/>
                                                                                                                                                                                                        <w:left w:val="none" w:sz="0" w:space="0" w:color="auto"/>
                                                                                                                                                                                                        <w:bottom w:val="none" w:sz="0" w:space="0" w:color="auto"/>
                                                                                                                                                                                                        <w:right w:val="none" w:sz="0" w:space="0" w:color="auto"/>
                                                                                                                                                                                                      </w:divBdr>
                                                                                                                                                                                                      <w:divsChild>
                                                                                                                                                                                                        <w:div w:id="663778969">
                                                                                                                                                                                                          <w:marLeft w:val="0"/>
                                                                                                                                                                                                          <w:marRight w:val="0"/>
                                                                                                                                                                                                          <w:marTop w:val="0"/>
                                                                                                                                                                                                          <w:marBottom w:val="0"/>
                                                                                                                                                                                                          <w:divBdr>
                                                                                                                                                                                                            <w:top w:val="none" w:sz="0" w:space="0" w:color="auto"/>
                                                                                                                                                                                                            <w:left w:val="none" w:sz="0" w:space="0" w:color="auto"/>
                                                                                                                                                                                                            <w:bottom w:val="none" w:sz="0" w:space="0" w:color="auto"/>
                                                                                                                                                                                                            <w:right w:val="none" w:sz="0" w:space="0" w:color="auto"/>
                                                                                                                                                                                                          </w:divBdr>
                                                                                                                                                                                                          <w:divsChild>
                                                                                                                                                                                                            <w:div w:id="87577789">
                                                                                                                                                                                                              <w:marLeft w:val="0"/>
                                                                                                                                                                                                              <w:marRight w:val="0"/>
                                                                                                                                                                                                              <w:marTop w:val="0"/>
                                                                                                                                                                                                              <w:marBottom w:val="0"/>
                                                                                                                                                                                                              <w:divBdr>
                                                                                                                                                                                                                <w:top w:val="none" w:sz="0" w:space="0" w:color="auto"/>
                                                                                                                                                                                                                <w:left w:val="none" w:sz="0" w:space="0" w:color="auto"/>
                                                                                                                                                                                                                <w:bottom w:val="none" w:sz="0" w:space="0" w:color="auto"/>
                                                                                                                                                                                                                <w:right w:val="none" w:sz="0" w:space="0" w:color="auto"/>
                                                                                                                                                                                                              </w:divBdr>
                                                                                                                                                                                                              <w:divsChild>
                                                                                                                                                                                                                <w:div w:id="1122460609">
                                                                                                                                                                                                                  <w:marLeft w:val="0"/>
                                                                                                                                                                                                                  <w:marRight w:val="0"/>
                                                                                                                                                                                                                  <w:marTop w:val="0"/>
                                                                                                                                                                                                                  <w:marBottom w:val="0"/>
                                                                                                                                                                                                                  <w:divBdr>
                                                                                                                                                                                                                    <w:top w:val="none" w:sz="0" w:space="0" w:color="auto"/>
                                                                                                                                                                                                                    <w:left w:val="none" w:sz="0" w:space="0" w:color="auto"/>
                                                                                                                                                                                                                    <w:bottom w:val="none" w:sz="0" w:space="0" w:color="auto"/>
                                                                                                                                                                                                                    <w:right w:val="none" w:sz="0" w:space="0" w:color="auto"/>
                                                                                                                                                                                                                  </w:divBdr>
                                                                                                                                                                                                                  <w:divsChild>
                                                                                                                                                                                                                    <w:div w:id="503785215">
                                                                                                                                                                                                                      <w:marLeft w:val="0"/>
                                                                                                                                                                                                                      <w:marRight w:val="0"/>
                                                                                                                                                                                                                      <w:marTop w:val="0"/>
                                                                                                                                                                                                                      <w:marBottom w:val="0"/>
                                                                                                                                                                                                                      <w:divBdr>
                                                                                                                                                                                                                        <w:top w:val="none" w:sz="0" w:space="0" w:color="auto"/>
                                                                                                                                                                                                                        <w:left w:val="none" w:sz="0" w:space="0" w:color="auto"/>
                                                                                                                                                                                                                        <w:bottom w:val="none" w:sz="0" w:space="0" w:color="auto"/>
                                                                                                                                                                                                                        <w:right w:val="none" w:sz="0" w:space="0" w:color="auto"/>
                                                                                                                                                                                                                      </w:divBdr>
                                                                                                                                                                                                                      <w:divsChild>
                                                                                                                                                                                                                        <w:div w:id="1184708282">
                                                                                                                                                                                                                          <w:marLeft w:val="0"/>
                                                                                                                                                                                                                          <w:marRight w:val="0"/>
                                                                                                                                                                                                                          <w:marTop w:val="0"/>
                                                                                                                                                                                                                          <w:marBottom w:val="0"/>
                                                                                                                                                                                                                          <w:divBdr>
                                                                                                                                                                                                                            <w:top w:val="none" w:sz="0" w:space="0" w:color="auto"/>
                                                                                                                                                                                                                            <w:left w:val="none" w:sz="0" w:space="0" w:color="auto"/>
                                                                                                                                                                                                                            <w:bottom w:val="none" w:sz="0" w:space="0" w:color="auto"/>
                                                                                                                                                                                                                            <w:right w:val="none" w:sz="0" w:space="0" w:color="auto"/>
                                                                                                                                                                                                                          </w:divBdr>
                                                                                                                                                                                                                          <w:divsChild>
                                                                                                                                                                                                                            <w:div w:id="1780907023">
                                                                                                                                                                                                                              <w:marLeft w:val="0"/>
                                                                                                                                                                                                                              <w:marRight w:val="0"/>
                                                                                                                                                                                                                              <w:marTop w:val="0"/>
                                                                                                                                                                                                                              <w:marBottom w:val="0"/>
                                                                                                                                                                                                                              <w:divBdr>
                                                                                                                                                                                                                                <w:top w:val="none" w:sz="0" w:space="0" w:color="auto"/>
                                                                                                                                                                                                                                <w:left w:val="none" w:sz="0" w:space="0" w:color="auto"/>
                                                                                                                                                                                                                                <w:bottom w:val="none" w:sz="0" w:space="0" w:color="auto"/>
                                                                                                                                                                                                                                <w:right w:val="none" w:sz="0" w:space="0" w:color="auto"/>
                                                                                                                                                                                                                              </w:divBdr>
                                                                                                                                                                                                                              <w:divsChild>
                                                                                                                                                                                                                                <w:div w:id="1126119947">
                                                                                                                                                                                                                                  <w:marLeft w:val="0"/>
                                                                                                                                                                                                                                  <w:marRight w:val="0"/>
                                                                                                                                                                                                                                  <w:marTop w:val="0"/>
                                                                                                                                                                                                                                  <w:marBottom w:val="0"/>
                                                                                                                                                                                                                                  <w:divBdr>
                                                                                                                                                                                                                                    <w:top w:val="none" w:sz="0" w:space="0" w:color="auto"/>
                                                                                                                                                                                                                                    <w:left w:val="none" w:sz="0" w:space="0" w:color="auto"/>
                                                                                                                                                                                                                                    <w:bottom w:val="none" w:sz="0" w:space="0" w:color="auto"/>
                                                                                                                                                                                                                                    <w:right w:val="none" w:sz="0" w:space="0" w:color="auto"/>
                                                                                                                                                                                                                                  </w:divBdr>
                                                                                                                                                                                                                                  <w:divsChild>
                                                                                                                                                                                                                                    <w:div w:id="276909446">
                                                                                                                                                                                                                                      <w:marLeft w:val="0"/>
                                                                                                                                                                                                                                      <w:marRight w:val="0"/>
                                                                                                                                                                                                                                      <w:marTop w:val="0"/>
                                                                                                                                                                                                                                      <w:marBottom w:val="0"/>
                                                                                                                                                                                                                                      <w:divBdr>
                                                                                                                                                                                                                                        <w:top w:val="none" w:sz="0" w:space="0" w:color="auto"/>
                                                                                                                                                                                                                                        <w:left w:val="none" w:sz="0" w:space="0" w:color="auto"/>
                                                                                                                                                                                                                                        <w:bottom w:val="none" w:sz="0" w:space="0" w:color="auto"/>
                                                                                                                                                                                                                                        <w:right w:val="none" w:sz="0" w:space="0" w:color="auto"/>
                                                                                                                                                                                                                                      </w:divBdr>
                                                                                                                                                                                                                                      <w:divsChild>
                                                                                                                                                                                                                                        <w:div w:id="1161240961">
                                                                                                                                                                                                                                          <w:marLeft w:val="0"/>
                                                                                                                                                                                                                                          <w:marRight w:val="0"/>
                                                                                                                                                                                                                                          <w:marTop w:val="0"/>
                                                                                                                                                                                                                                          <w:marBottom w:val="0"/>
                                                                                                                                                                                                                                          <w:divBdr>
                                                                                                                                                                                                                                            <w:top w:val="none" w:sz="0" w:space="0" w:color="auto"/>
                                                                                                                                                                                                                                            <w:left w:val="none" w:sz="0" w:space="0" w:color="auto"/>
                                                                                                                                                                                                                                            <w:bottom w:val="none" w:sz="0" w:space="0" w:color="auto"/>
                                                                                                                                                                                                                                            <w:right w:val="none" w:sz="0" w:space="0" w:color="auto"/>
                                                                                                                                                                                                                                          </w:divBdr>
                                                                                                                                                                                                                                          <w:divsChild>
                                                                                                                                                                                                                                            <w:div w:id="2098671190">
                                                                                                                                                                                                                                              <w:marLeft w:val="0"/>
                                                                                                                                                                                                                                              <w:marRight w:val="0"/>
                                                                                                                                                                                                                                              <w:marTop w:val="0"/>
                                                                                                                                                                                                                                              <w:marBottom w:val="0"/>
                                                                                                                                                                                                                                              <w:divBdr>
                                                                                                                                                                                                                                                <w:top w:val="none" w:sz="0" w:space="0" w:color="auto"/>
                                                                                                                                                                                                                                                <w:left w:val="none" w:sz="0" w:space="0" w:color="auto"/>
                                                                                                                                                                                                                                                <w:bottom w:val="none" w:sz="0" w:space="0" w:color="auto"/>
                                                                                                                                                                                                                                                <w:right w:val="none" w:sz="0" w:space="0" w:color="auto"/>
                                                                                                                                                                                                                                              </w:divBdr>
                                                                                                                                                                                                                                              <w:divsChild>
                                                                                                                                                                                                                                                <w:div w:id="375935663">
                                                                                                                                                                                                                                                  <w:marLeft w:val="0"/>
                                                                                                                                                                                                                                                  <w:marRight w:val="0"/>
                                                                                                                                                                                                                                                  <w:marTop w:val="0"/>
                                                                                                                                                                                                                                                  <w:marBottom w:val="0"/>
                                                                                                                                                                                                                                                  <w:divBdr>
                                                                                                                                                                                                                                                    <w:top w:val="none" w:sz="0" w:space="0" w:color="auto"/>
                                                                                                                                                                                                                                                    <w:left w:val="none" w:sz="0" w:space="0" w:color="auto"/>
                                                                                                                                                                                                                                                    <w:bottom w:val="none" w:sz="0" w:space="0" w:color="auto"/>
                                                                                                                                                                                                                                                    <w:right w:val="none" w:sz="0" w:space="0" w:color="auto"/>
                                                                                                                                                                                                                                                  </w:divBdr>
                                                                                                                                                                                                                                                  <w:divsChild>
                                                                                                                                                                                                                                                    <w:div w:id="1691253125">
                                                                                                                                                                                                                                                      <w:marLeft w:val="0"/>
                                                                                                                                                                                                                                                      <w:marRight w:val="0"/>
                                                                                                                                                                                                                                                      <w:marTop w:val="0"/>
                                                                                                                                                                                                                                                      <w:marBottom w:val="0"/>
                                                                                                                                                                                                                                                      <w:divBdr>
                                                                                                                                                                                                                                                        <w:top w:val="none" w:sz="0" w:space="0" w:color="auto"/>
                                                                                                                                                                                                                                                        <w:left w:val="none" w:sz="0" w:space="0" w:color="auto"/>
                                                                                                                                                                                                                                                        <w:bottom w:val="none" w:sz="0" w:space="0" w:color="auto"/>
                                                                                                                                                                                                                                                        <w:right w:val="none" w:sz="0" w:space="0" w:color="auto"/>
                                                                                                                                                                                                                                                      </w:divBdr>
                                                                                                                                                                                                                                                      <w:divsChild>
                                                                                                                                                                                                                                                        <w:div w:id="824132185">
                                                                                                                                                                                                                                                          <w:marLeft w:val="0"/>
                                                                                                                                                                                                                                                          <w:marRight w:val="0"/>
                                                                                                                                                                                                                                                          <w:marTop w:val="0"/>
                                                                                                                                                                                                                                                          <w:marBottom w:val="0"/>
                                                                                                                                                                                                                                                          <w:divBdr>
                                                                                                                                                                                                                                                            <w:top w:val="none" w:sz="0" w:space="0" w:color="auto"/>
                                                                                                                                                                                                                                                            <w:left w:val="none" w:sz="0" w:space="0" w:color="auto"/>
                                                                                                                                                                                                                                                            <w:bottom w:val="none" w:sz="0" w:space="0" w:color="auto"/>
                                                                                                                                                                                                                                                            <w:right w:val="none" w:sz="0" w:space="0" w:color="auto"/>
                                                                                                                                                                                                                                                          </w:divBdr>
                                                                                                                                                                                                                                                          <w:divsChild>
                                                                                                                                                                                                                                                            <w:div w:id="362097083">
                                                                                                                                                                                                                                                              <w:marLeft w:val="0"/>
                                                                                                                                                                                                                                                              <w:marRight w:val="0"/>
                                                                                                                                                                                                                                                              <w:marTop w:val="0"/>
                                                                                                                                                                                                                                                              <w:marBottom w:val="0"/>
                                                                                                                                                                                                                                                              <w:divBdr>
                                                                                                                                                                                                                                                                <w:top w:val="none" w:sz="0" w:space="0" w:color="auto"/>
                                                                                                                                                                                                                                                                <w:left w:val="none" w:sz="0" w:space="0" w:color="auto"/>
                                                                                                                                                                                                                                                                <w:bottom w:val="none" w:sz="0" w:space="0" w:color="auto"/>
                                                                                                                                                                                                                                                                <w:right w:val="none" w:sz="0" w:space="0" w:color="auto"/>
                                                                                                                                                                                                                                                              </w:divBdr>
                                                                                                                                                                                                                                                              <w:divsChild>
                                                                                                                                                                                                                                                                <w:div w:id="804812977">
                                                                                                                                                                                                                                                                  <w:marLeft w:val="0"/>
                                                                                                                                                                                                                                                                  <w:marRight w:val="0"/>
                                                                                                                                                                                                                                                                  <w:marTop w:val="0"/>
                                                                                                                                                                                                                                                                  <w:marBottom w:val="0"/>
                                                                                                                                                                                                                                                                  <w:divBdr>
                                                                                                                                                                                                                                                                    <w:top w:val="none" w:sz="0" w:space="0" w:color="auto"/>
                                                                                                                                                                                                                                                                    <w:left w:val="none" w:sz="0" w:space="0" w:color="auto"/>
                                                                                                                                                                                                                                                                    <w:bottom w:val="none" w:sz="0" w:space="0" w:color="auto"/>
                                                                                                                                                                                                                                                                    <w:right w:val="none" w:sz="0" w:space="0" w:color="auto"/>
                                                                                                                                                                                                                                                                  </w:divBdr>
                                                                                                                                                                                                                                                                  <w:divsChild>
                                                                                                                                                                                                                                                                    <w:div w:id="1867526442">
                                                                                                                                                                                                                                                                      <w:marLeft w:val="0"/>
                                                                                                                                                                                                                                                                      <w:marRight w:val="0"/>
                                                                                                                                                                                                                                                                      <w:marTop w:val="0"/>
                                                                                                                                                                                                                                                                      <w:marBottom w:val="0"/>
                                                                                                                                                                                                                                                                      <w:divBdr>
                                                                                                                                                                                                                                                                        <w:top w:val="none" w:sz="0" w:space="0" w:color="auto"/>
                                                                                                                                                                                                                                                                        <w:left w:val="none" w:sz="0" w:space="0" w:color="auto"/>
                                                                                                                                                                                                                                                                        <w:bottom w:val="none" w:sz="0" w:space="0" w:color="auto"/>
                                                                                                                                                                                                                                                                        <w:right w:val="none" w:sz="0" w:space="0" w:color="auto"/>
                                                                                                                                                                                                                                                                      </w:divBdr>
                                                                                                                                                                                                                                                                      <w:divsChild>
                                                                                                                                                                                                                                                                        <w:div w:id="1998024848">
                                                                                                                                                                                                                                                                          <w:marLeft w:val="0"/>
                                                                                                                                                                                                                                                                          <w:marRight w:val="0"/>
                                                                                                                                                                                                                                                                          <w:marTop w:val="0"/>
                                                                                                                                                                                                                                                                          <w:marBottom w:val="0"/>
                                                                                                                                                                                                                                                                          <w:divBdr>
                                                                                                                                                                                                                                                                            <w:top w:val="none" w:sz="0" w:space="0" w:color="auto"/>
                                                                                                                                                                                                                                                                            <w:left w:val="none" w:sz="0" w:space="0" w:color="auto"/>
                                                                                                                                                                                                                                                                            <w:bottom w:val="none" w:sz="0" w:space="0" w:color="auto"/>
                                                                                                                                                                                                                                                                            <w:right w:val="none" w:sz="0" w:space="0" w:color="auto"/>
                                                                                                                                                                                                                                                                          </w:divBdr>
                                                                                                                                                                                                                                                                          <w:divsChild>
                                                                                                                                                                                                                                                                            <w:div w:id="1929804506">
                                                                                                                                                                                                                                                                              <w:marLeft w:val="0"/>
                                                                                                                                                                                                                                                                              <w:marRight w:val="0"/>
                                                                                                                                                                                                                                                                              <w:marTop w:val="0"/>
                                                                                                                                                                                                                                                                              <w:marBottom w:val="0"/>
                                                                                                                                                                                                                                                                              <w:divBdr>
                                                                                                                                                                                                                                                                                <w:top w:val="none" w:sz="0" w:space="0" w:color="auto"/>
                                                                                                                                                                                                                                                                                <w:left w:val="none" w:sz="0" w:space="0" w:color="auto"/>
                                                                                                                                                                                                                                                                                <w:bottom w:val="none" w:sz="0" w:space="0" w:color="auto"/>
                                                                                                                                                                                                                                                                                <w:right w:val="none" w:sz="0" w:space="0" w:color="auto"/>
                                                                                                                                                                                                                                                                              </w:divBdr>
                                                                                                                                                                                                                                                                              <w:divsChild>
                                                                                                                                                                                                                                                                                <w:div w:id="295187590">
                                                                                                                                                                                                                                                                                  <w:marLeft w:val="0"/>
                                                                                                                                                                                                                                                                                  <w:marRight w:val="0"/>
                                                                                                                                                                                                                                                                                  <w:marTop w:val="0"/>
                                                                                                                                                                                                                                                                                  <w:marBottom w:val="0"/>
                                                                                                                                                                                                                                                                                  <w:divBdr>
                                                                                                                                                                                                                                                                                    <w:top w:val="none" w:sz="0" w:space="0" w:color="auto"/>
                                                                                                                                                                                                                                                                                    <w:left w:val="none" w:sz="0" w:space="0" w:color="auto"/>
                                                                                                                                                                                                                                                                                    <w:bottom w:val="none" w:sz="0" w:space="0" w:color="auto"/>
                                                                                                                                                                                                                                                                                    <w:right w:val="none" w:sz="0" w:space="0" w:color="auto"/>
                                                                                                                                                                                                                                                                                  </w:divBdr>
                                                                                                                                                                                                                                                                                  <w:divsChild>
                                                                                                                                                                                                                                                                                    <w:div w:id="574585784">
                                                                                                                                                                                                                                                                                      <w:marLeft w:val="0"/>
                                                                                                                                                                                                                                                                                      <w:marRight w:val="0"/>
                                                                                                                                                                                                                                                                                      <w:marTop w:val="0"/>
                                                                                                                                                                                                                                                                                      <w:marBottom w:val="0"/>
                                                                                                                                                                                                                                                                                      <w:divBdr>
                                                                                                                                                                                                                                                                                        <w:top w:val="none" w:sz="0" w:space="0" w:color="auto"/>
                                                                                                                                                                                                                                                                                        <w:left w:val="none" w:sz="0" w:space="0" w:color="auto"/>
                                                                                                                                                                                                                                                                                        <w:bottom w:val="none" w:sz="0" w:space="0" w:color="auto"/>
                                                                                                                                                                                                                                                                                        <w:right w:val="none" w:sz="0" w:space="0" w:color="auto"/>
                                                                                                                                                                                                                                                                                      </w:divBdr>
                                                                                                                                                                                                                                                                                      <w:divsChild>
                                                                                                                                                                                                                                                                                        <w:div w:id="143284351">
                                                                                                                                                                                                                                                                                          <w:marLeft w:val="0"/>
                                                                                                                                                                                                                                                                                          <w:marRight w:val="0"/>
                                                                                                                                                                                                                                                                                          <w:marTop w:val="0"/>
                                                                                                                                                                                                                                                                                          <w:marBottom w:val="0"/>
                                                                                                                                                                                                                                                                                          <w:divBdr>
                                                                                                                                                                                                                                                                                            <w:top w:val="none" w:sz="0" w:space="0" w:color="auto"/>
                                                                                                                                                                                                                                                                                            <w:left w:val="none" w:sz="0" w:space="0" w:color="auto"/>
                                                                                                                                                                                                                                                                                            <w:bottom w:val="none" w:sz="0" w:space="0" w:color="auto"/>
                                                                                                                                                                                                                                                                                            <w:right w:val="none" w:sz="0" w:space="0" w:color="auto"/>
                                                                                                                                                                                                                                                                                          </w:divBdr>
                                                                                                                                                                                                                                                                                          <w:divsChild>
                                                                                                                                                                                                                                                                                            <w:div w:id="1360818339">
                                                                                                                                                                                                                                                                                              <w:marLeft w:val="0"/>
                                                                                                                                                                                                                                                                                              <w:marRight w:val="0"/>
                                                                                                                                                                                                                                                                                              <w:marTop w:val="0"/>
                                                                                                                                                                                                                                                                                              <w:marBottom w:val="0"/>
                                                                                                                                                                                                                                                                                              <w:divBdr>
                                                                                                                                                                                                                                                                                                <w:top w:val="none" w:sz="0" w:space="0" w:color="auto"/>
                                                                                                                                                                                                                                                                                                <w:left w:val="none" w:sz="0" w:space="0" w:color="auto"/>
                                                                                                                                                                                                                                                                                                <w:bottom w:val="none" w:sz="0" w:space="0" w:color="auto"/>
                                                                                                                                                                                                                                                                                                <w:right w:val="none" w:sz="0" w:space="0" w:color="auto"/>
                                                                                                                                                                                                                                                                                              </w:divBdr>
                                                                                                                                                                                                                                                                                              <w:divsChild>
                                                                                                                                                                                                                                                                                                <w:div w:id="1645041413">
                                                                                                                                                                                                                                                                                                  <w:marLeft w:val="0"/>
                                                                                                                                                                                                                                                                                                  <w:marRight w:val="0"/>
                                                                                                                                                                                                                                                                                                  <w:marTop w:val="0"/>
                                                                                                                                                                                                                                                                                                  <w:marBottom w:val="0"/>
                                                                                                                                                                                                                                                                                                  <w:divBdr>
                                                                                                                                                                                                                                                                                                    <w:top w:val="none" w:sz="0" w:space="0" w:color="auto"/>
                                                                                                                                                                                                                                                                                                    <w:left w:val="none" w:sz="0" w:space="0" w:color="auto"/>
                                                                                                                                                                                                                                                                                                    <w:bottom w:val="none" w:sz="0" w:space="0" w:color="auto"/>
                                                                                                                                                                                                                                                                                                    <w:right w:val="none" w:sz="0" w:space="0" w:color="auto"/>
                                                                                                                                                                                                                                                                                                  </w:divBdr>
                                                                                                                                                                                                                                                                                                  <w:divsChild>
                                                                                                                                                                                                                                                                                                    <w:div w:id="388189894">
                                                                                                                                                                                                                                                                                                      <w:marLeft w:val="0"/>
                                                                                                                                                                                                                                                                                                      <w:marRight w:val="0"/>
                                                                                                                                                                                                                                                                                                      <w:marTop w:val="0"/>
                                                                                                                                                                                                                                                                                                      <w:marBottom w:val="0"/>
                                                                                                                                                                                                                                                                                                      <w:divBdr>
                                                                                                                                                                                                                                                                                                        <w:top w:val="none" w:sz="0" w:space="0" w:color="auto"/>
                                                                                                                                                                                                                                                                                                        <w:left w:val="none" w:sz="0" w:space="0" w:color="auto"/>
                                                                                                                                                                                                                                                                                                        <w:bottom w:val="none" w:sz="0" w:space="0" w:color="auto"/>
                                                                                                                                                                                                                                                                                                        <w:right w:val="none" w:sz="0" w:space="0" w:color="auto"/>
                                                                                                                                                                                                                                                                                                      </w:divBdr>
                                                                                                                                                                                                                                                                                                      <w:divsChild>
                                                                                                                                                                                                                                                                                                        <w:div w:id="1133251642">
                                                                                                                                                                                                                                                                                                          <w:marLeft w:val="0"/>
                                                                                                                                                                                                                                                                                                          <w:marRight w:val="0"/>
                                                                                                                                                                                                                                                                                                          <w:marTop w:val="0"/>
                                                                                                                                                                                                                                                                                                          <w:marBottom w:val="0"/>
                                                                                                                                                                                                                                                                                                          <w:divBdr>
                                                                                                                                                                                                                                                                                                            <w:top w:val="none" w:sz="0" w:space="0" w:color="auto"/>
                                                                                                                                                                                                                                                                                                            <w:left w:val="none" w:sz="0" w:space="0" w:color="auto"/>
                                                                                                                                                                                                                                                                                                            <w:bottom w:val="none" w:sz="0" w:space="0" w:color="auto"/>
                                                                                                                                                                                                                                                                                                            <w:right w:val="none" w:sz="0" w:space="0" w:color="auto"/>
                                                                                                                                                                                                                                                                                                          </w:divBdr>
                                                                                                                                                                                                                                                                                                          <w:divsChild>
                                                                                                                                                                                                                                                                                                            <w:div w:id="737442441">
                                                                                                                                                                                                                                                                                                              <w:marLeft w:val="0"/>
                                                                                                                                                                                                                                                                                                              <w:marRight w:val="0"/>
                                                                                                                                                                                                                                                                                                              <w:marTop w:val="0"/>
                                                                                                                                                                                                                                                                                                              <w:marBottom w:val="0"/>
                                                                                                                                                                                                                                                                                                              <w:divBdr>
                                                                                                                                                                                                                                                                                                                <w:top w:val="none" w:sz="0" w:space="0" w:color="auto"/>
                                                                                                                                                                                                                                                                                                                <w:left w:val="none" w:sz="0" w:space="0" w:color="auto"/>
                                                                                                                                                                                                                                                                                                                <w:bottom w:val="none" w:sz="0" w:space="0" w:color="auto"/>
                                                                                                                                                                                                                                                                                                                <w:right w:val="none" w:sz="0" w:space="0" w:color="auto"/>
                                                                                                                                                                                                                                                                                                              </w:divBdr>
                                                                                                                                                                                                                                                                                                              <w:divsChild>
                                                                                                                                                                                                                                                                                                                <w:div w:id="222062459">
                                                                                                                                                                                                                                                                                                                  <w:marLeft w:val="0"/>
                                                                                                                                                                                                                                                                                                                  <w:marRight w:val="0"/>
                                                                                                                                                                                                                                                                                                                  <w:marTop w:val="0"/>
                                                                                                                                                                                                                                                                                                                  <w:marBottom w:val="0"/>
                                                                                                                                                                                                                                                                                                                  <w:divBdr>
                                                                                                                                                                                                                                                                                                                    <w:top w:val="none" w:sz="0" w:space="0" w:color="auto"/>
                                                                                                                                                                                                                                                                                                                    <w:left w:val="none" w:sz="0" w:space="0" w:color="auto"/>
                                                                                                                                                                                                                                                                                                                    <w:bottom w:val="none" w:sz="0" w:space="0" w:color="auto"/>
                                                                                                                                                                                                                                                                                                                    <w:right w:val="none" w:sz="0" w:space="0" w:color="auto"/>
                                                                                                                                                                                                                                                                                                                  </w:divBdr>
                                                                                                                                                                                                                                                                                                                  <w:divsChild>
                                                                                                                                                                                                                                                                                                                    <w:div w:id="1628655894">
                                                                                                                                                                                                                                                                                                                      <w:marLeft w:val="0"/>
                                                                                                                                                                                                                                                                                                                      <w:marRight w:val="0"/>
                                                                                                                                                                                                                                                                                                                      <w:marTop w:val="0"/>
                                                                                                                                                                                                                                                                                                                      <w:marBottom w:val="0"/>
                                                                                                                                                                                                                                                                                                                      <w:divBdr>
                                                                                                                                                                                                                                                                                                                        <w:top w:val="none" w:sz="0" w:space="0" w:color="auto"/>
                                                                                                                                                                                                                                                                                                                        <w:left w:val="none" w:sz="0" w:space="0" w:color="auto"/>
                                                                                                                                                                                                                                                                                                                        <w:bottom w:val="none" w:sz="0" w:space="0" w:color="auto"/>
                                                                                                                                                                                                                                                                                                                        <w:right w:val="none" w:sz="0" w:space="0" w:color="auto"/>
                                                                                                                                                                                                                                                                                                                      </w:divBdr>
                                                                                                                                                                                                                                                                                                                      <w:divsChild>
                                                                                                                                                                                                                                                                                                                        <w:div w:id="113256321">
                                                                                                                                                                                                                                                                                                                          <w:marLeft w:val="0"/>
                                                                                                                                                                                                                                                                                                                          <w:marRight w:val="0"/>
                                                                                                                                                                                                                                                                                                                          <w:marTop w:val="0"/>
                                                                                                                                                                                                                                                                                                                          <w:marBottom w:val="0"/>
                                                                                                                                                                                                                                                                                                                          <w:divBdr>
                                                                                                                                                                                                                                                                                                                            <w:top w:val="none" w:sz="0" w:space="0" w:color="auto"/>
                                                                                                                                                                                                                                                                                                                            <w:left w:val="none" w:sz="0" w:space="0" w:color="auto"/>
                                                                                                                                                                                                                                                                                                                            <w:bottom w:val="none" w:sz="0" w:space="0" w:color="auto"/>
                                                                                                                                                                                                                                                                                                                            <w:right w:val="none" w:sz="0" w:space="0" w:color="auto"/>
                                                                                                                                                                                                                                                                                                                          </w:divBdr>
                                                                                                                                                                                                                                                                                                                          <w:divsChild>
                                                                                                                                                                                                                                                                                                                            <w:div w:id="1997955030">
                                                                                                                                                                                                                                                                                                                              <w:marLeft w:val="0"/>
                                                                                                                                                                                                                                                                                                                              <w:marRight w:val="0"/>
                                                                                                                                                                                                                                                                                                                              <w:marTop w:val="0"/>
                                                                                                                                                                                                                                                                                                                              <w:marBottom w:val="0"/>
                                                                                                                                                                                                                                                                                                                              <w:divBdr>
                                                                                                                                                                                                                                                                                                                                <w:top w:val="none" w:sz="0" w:space="0" w:color="auto"/>
                                                                                                                                                                                                                                                                                                                                <w:left w:val="none" w:sz="0" w:space="0" w:color="auto"/>
                                                                                                                                                                                                                                                                                                                                <w:bottom w:val="none" w:sz="0" w:space="0" w:color="auto"/>
                                                                                                                                                                                                                                                                                                                                <w:right w:val="none" w:sz="0" w:space="0" w:color="auto"/>
                                                                                                                                                                                                                                                                                                                              </w:divBdr>
                                                                                                                                                                                                                                                                                                                              <w:divsChild>
                                                                                                                                                                                                                                                                                                                                <w:div w:id="651103239">
                                                                                                                                                                                                                                                                                                                                  <w:marLeft w:val="0"/>
                                                                                                                                                                                                                                                                                                                                  <w:marRight w:val="0"/>
                                                                                                                                                                                                                                                                                                                                  <w:marTop w:val="0"/>
                                                                                                                                                                                                                                                                                                                                  <w:marBottom w:val="0"/>
                                                                                                                                                                                                                                                                                                                                  <w:divBdr>
                                                                                                                                                                                                                                                                                                                                    <w:top w:val="none" w:sz="0" w:space="0" w:color="auto"/>
                                                                                                                                                                                                                                                                                                                                    <w:left w:val="none" w:sz="0" w:space="0" w:color="auto"/>
                                                                                                                                                                                                                                                                                                                                    <w:bottom w:val="none" w:sz="0" w:space="0" w:color="auto"/>
                                                                                                                                                                                                                                                                                                                                    <w:right w:val="none" w:sz="0" w:space="0" w:color="auto"/>
                                                                                                                                                                                                                                                                                                                                  </w:divBdr>
                                                                                                                                                                                                                                                                                                                                  <w:divsChild>
                                                                                                                                                                                                                                                                                                                                    <w:div w:id="1486241498">
                                                                                                                                                                                                                                                                                                                                      <w:marLeft w:val="0"/>
                                                                                                                                                                                                                                                                                                                                      <w:marRight w:val="0"/>
                                                                                                                                                                                                                                                                                                                                      <w:marTop w:val="0"/>
                                                                                                                                                                                                                                                                                                                                      <w:marBottom w:val="0"/>
                                                                                                                                                                                                                                                                                                                                      <w:divBdr>
                                                                                                                                                                                                                                                                                                                                        <w:top w:val="none" w:sz="0" w:space="0" w:color="auto"/>
                                                                                                                                                                                                                                                                                                                                        <w:left w:val="none" w:sz="0" w:space="0" w:color="auto"/>
                                                                                                                                                                                                                                                                                                                                        <w:bottom w:val="none" w:sz="0" w:space="0" w:color="auto"/>
                                                                                                                                                                                                                                                                                                                                        <w:right w:val="none" w:sz="0" w:space="0" w:color="auto"/>
                                                                                                                                                                                                                                                                                                                                      </w:divBdr>
                                                                                                                                                                                                                                                                                                                                      <w:divsChild>
                                                                                                                                                                                                                                                                                                                                        <w:div w:id="993607605">
                                                                                                                                                                                                                                                                                                                                          <w:marLeft w:val="0"/>
                                                                                                                                                                                                                                                                                                                                          <w:marRight w:val="0"/>
                                                                                                                                                                                                                                                                                                                                          <w:marTop w:val="0"/>
                                                                                                                                                                                                                                                                                                                                          <w:marBottom w:val="0"/>
                                                                                                                                                                                                                                                                                                                                          <w:divBdr>
                                                                                                                                                                                                                                                                                                                                            <w:top w:val="none" w:sz="0" w:space="0" w:color="auto"/>
                                                                                                                                                                                                                                                                                                                                            <w:left w:val="none" w:sz="0" w:space="0" w:color="auto"/>
                                                                                                                                                                                                                                                                                                                                            <w:bottom w:val="none" w:sz="0" w:space="0" w:color="auto"/>
                                                                                                                                                                                                                                                                                                                                            <w:right w:val="none" w:sz="0" w:space="0" w:color="auto"/>
                                                                                                                                                                                                                                                                                                                                          </w:divBdr>
                                                                                                                                                                                                                                                                                                                                          <w:divsChild>
                                                                                                                                                                                                                                                                                                                                            <w:div w:id="1186675806">
                                                                                                                                                                                                                                                                                                                                              <w:marLeft w:val="0"/>
                                                                                                                                                                                                                                                                                                                                              <w:marRight w:val="0"/>
                                                                                                                                                                                                                                                                                                                                              <w:marTop w:val="0"/>
                                                                                                                                                                                                                                                                                                                                              <w:marBottom w:val="0"/>
                                                                                                                                                                                                                                                                                                                                              <w:divBdr>
                                                                                                                                                                                                                                                                                                                                                <w:top w:val="none" w:sz="0" w:space="0" w:color="auto"/>
                                                                                                                                                                                                                                                                                                                                                <w:left w:val="none" w:sz="0" w:space="0" w:color="auto"/>
                                                                                                                                                                                                                                                                                                                                                <w:bottom w:val="none" w:sz="0" w:space="0" w:color="auto"/>
                                                                                                                                                                                                                                                                                                                                                <w:right w:val="none" w:sz="0" w:space="0" w:color="auto"/>
                                                                                                                                                                                                                                                                                                                                              </w:divBdr>
                                                                                                                                                                                                                                                                                                                                              <w:divsChild>
                                                                                                                                                                                                                                                                                                                                                <w:div w:id="731659317">
                                                                                                                                                                                                                                                                                                                                                  <w:marLeft w:val="0"/>
                                                                                                                                                                                                                                                                                                                                                  <w:marRight w:val="0"/>
                                                                                                                                                                                                                                                                                                                                                  <w:marTop w:val="0"/>
                                                                                                                                                                                                                                                                                                                                                  <w:marBottom w:val="0"/>
                                                                                                                                                                                                                                                                                                                                                  <w:divBdr>
                                                                                                                                                                                                                                                                                                                                                    <w:top w:val="none" w:sz="0" w:space="0" w:color="auto"/>
                                                                                                                                                                                                                                                                                                                                                    <w:left w:val="none" w:sz="0" w:space="0" w:color="auto"/>
                                                                                                                                                                                                                                                                                                                                                    <w:bottom w:val="none" w:sz="0" w:space="0" w:color="auto"/>
                                                                                                                                                                                                                                                                                                                                                    <w:right w:val="none" w:sz="0" w:space="0" w:color="auto"/>
                                                                                                                                                                                                                                                                                                                                                  </w:divBdr>
                                                                                                                                                                                                                                                                                                                                                  <w:divsChild>
                                                                                                                                                                                                                                                                                                                                                    <w:div w:id="254289486">
                                                                                                                                                                                                                                                                                                                                                      <w:marLeft w:val="0"/>
                                                                                                                                                                                                                                                                                                                                                      <w:marRight w:val="0"/>
                                                                                                                                                                                                                                                                                                                                                      <w:marTop w:val="0"/>
                                                                                                                                                                                                                                                                                                                                                      <w:marBottom w:val="0"/>
                                                                                                                                                                                                                                                                                                                                                      <w:divBdr>
                                                                                                                                                                                                                                                                                                                                                        <w:top w:val="none" w:sz="0" w:space="0" w:color="auto"/>
                                                                                                                                                                                                                                                                                                                                                        <w:left w:val="none" w:sz="0" w:space="0" w:color="auto"/>
                                                                                                                                                                                                                                                                                                                                                        <w:bottom w:val="none" w:sz="0" w:space="0" w:color="auto"/>
                                                                                                                                                                                                                                                                                                                                                        <w:right w:val="none" w:sz="0" w:space="0" w:color="auto"/>
                                                                                                                                                                                                                                                                                                                                                      </w:divBdr>
                                                                                                                                                                                                                                                                                                                                                      <w:divsChild>
                                                                                                                                                                                                                                                                                                                                                        <w:div w:id="1917469174">
                                                                                                                                                                                                                                                                                                                                                          <w:marLeft w:val="0"/>
                                                                                                                                                                                                                                                                                                                                                          <w:marRight w:val="0"/>
                                                                                                                                                                                                                                                                                                                                                          <w:marTop w:val="0"/>
                                                                                                                                                                                                                                                                                                                                                          <w:marBottom w:val="0"/>
                                                                                                                                                                                                                                                                                                                                                          <w:divBdr>
                                                                                                                                                                                                                                                                                                                                                            <w:top w:val="none" w:sz="0" w:space="0" w:color="auto"/>
                                                                                                                                                                                                                                                                                                                                                            <w:left w:val="none" w:sz="0" w:space="0" w:color="auto"/>
                                                                                                                                                                                                                                                                                                                                                            <w:bottom w:val="none" w:sz="0" w:space="0" w:color="auto"/>
                                                                                                                                                                                                                                                                                                                                                            <w:right w:val="none" w:sz="0" w:space="0" w:color="auto"/>
                                                                                                                                                                                                                                                                                                                                                          </w:divBdr>
                                                                                                                                                                                                                                                                                                                                                          <w:divsChild>
                                                                                                                                                                                                                                                                                                                                                            <w:div w:id="997424014">
                                                                                                                                                                                                                                                                                                                                                              <w:marLeft w:val="0"/>
                                                                                                                                                                                                                                                                                                                                                              <w:marRight w:val="0"/>
                                                                                                                                                                                                                                                                                                                                                              <w:marTop w:val="0"/>
                                                                                                                                                                                                                                                                                                                                                              <w:marBottom w:val="0"/>
                                                                                                                                                                                                                                                                                                                                                              <w:divBdr>
                                                                                                                                                                                                                                                                                                                                                                <w:top w:val="none" w:sz="0" w:space="0" w:color="auto"/>
                                                                                                                                                                                                                                                                                                                                                                <w:left w:val="none" w:sz="0" w:space="0" w:color="auto"/>
                                                                                                                                                                                                                                                                                                                                                                <w:bottom w:val="none" w:sz="0" w:space="0" w:color="auto"/>
                                                                                                                                                                                                                                                                                                                                                                <w:right w:val="none" w:sz="0" w:space="0" w:color="auto"/>
                                                                                                                                                                                                                                                                                                                                                              </w:divBdr>
                                                                                                                                                                                                                                                                                                                                                              <w:divsChild>
                                                                                                                                                                                                                                                                                                                                                                <w:div w:id="2102993086">
                                                                                                                                                                                                                                                                                                                                                                  <w:marLeft w:val="0"/>
                                                                                                                                                                                                                                                                                                                                                                  <w:marRight w:val="0"/>
                                                                                                                                                                                                                                                                                                                                                                  <w:marTop w:val="0"/>
                                                                                                                                                                                                                                                                                                                                                                  <w:marBottom w:val="0"/>
                                                                                                                                                                                                                                                                                                                                                                  <w:divBdr>
                                                                                                                                                                                                                                                                                                                                                                    <w:top w:val="none" w:sz="0" w:space="0" w:color="auto"/>
                                                                                                                                                                                                                                                                                                                                                                    <w:left w:val="none" w:sz="0" w:space="0" w:color="auto"/>
                                                                                                                                                                                                                                                                                                                                                                    <w:bottom w:val="none" w:sz="0" w:space="0" w:color="auto"/>
                                                                                                                                                                                                                                                                                                                                                                    <w:right w:val="none" w:sz="0" w:space="0" w:color="auto"/>
                                                                                                                                                                                                                                                                                                                                                                  </w:divBdr>
                                                                                                                                                                                                                                                                                                                                                                  <w:divsChild>
                                                                                                                                                                                                                                                                                                                                                                    <w:div w:id="1549023708">
                                                                                                                                                                                                                                                                                                                                                                      <w:marLeft w:val="0"/>
                                                                                                                                                                                                                                                                                                                                                                      <w:marRight w:val="0"/>
                                                                                                                                                                                                                                                                                                                                                                      <w:marTop w:val="0"/>
                                                                                                                                                                                                                                                                                                                                                                      <w:marBottom w:val="0"/>
                                                                                                                                                                                                                                                                                                                                                                      <w:divBdr>
                                                                                                                                                                                                                                                                                                                                                                        <w:top w:val="none" w:sz="0" w:space="0" w:color="auto"/>
                                                                                                                                                                                                                                                                                                                                                                        <w:left w:val="none" w:sz="0" w:space="0" w:color="auto"/>
                                                                                                                                                                                                                                                                                                                                                                        <w:bottom w:val="none" w:sz="0" w:space="0" w:color="auto"/>
                                                                                                                                                                                                                                                                                                                                                                        <w:right w:val="none" w:sz="0" w:space="0" w:color="auto"/>
                                                                                                                                                                                                                                                                                                                                                                      </w:divBdr>
                                                                                                                                                                                                                                                                                                                                                                      <w:divsChild>
                                                                                                                                                                                                                                                                                                                                                                        <w:div w:id="2015914134">
                                                                                                                                                                                                                                                                                                                                                                          <w:marLeft w:val="0"/>
                                                                                                                                                                                                                                                                                                                                                                          <w:marRight w:val="0"/>
                                                                                                                                                                                                                                                                                                                                                                          <w:marTop w:val="0"/>
                                                                                                                                                                                                                                                                                                                                                                          <w:marBottom w:val="0"/>
                                                                                                                                                                                                                                                                                                                                                                          <w:divBdr>
                                                                                                                                                                                                                                                                                                                                                                            <w:top w:val="none" w:sz="0" w:space="0" w:color="auto"/>
                                                                                                                                                                                                                                                                                                                                                                            <w:left w:val="none" w:sz="0" w:space="0" w:color="auto"/>
                                                                                                                                                                                                                                                                                                                                                                            <w:bottom w:val="none" w:sz="0" w:space="0" w:color="auto"/>
                                                                                                                                                                                                                                                                                                                                                                            <w:right w:val="none" w:sz="0" w:space="0" w:color="auto"/>
                                                                                                                                                                                                                                                                                                                                                                          </w:divBdr>
                                                                                                                                                                                                                                                                                                                                                                          <w:divsChild>
                                                                                                                                                                                                                                                                                                                                                                            <w:div w:id="1541818628">
                                                                                                                                                                                                                                                                                                                                                                              <w:marLeft w:val="0"/>
                                                                                                                                                                                                                                                                                                                                                                              <w:marRight w:val="0"/>
                                                                                                                                                                                                                                                                                                                                                                              <w:marTop w:val="0"/>
                                                                                                                                                                                                                                                                                                                                                                              <w:marBottom w:val="0"/>
                                                                                                                                                                                                                                                                                                                                                                              <w:divBdr>
                                                                                                                                                                                                                                                                                                                                                                                <w:top w:val="none" w:sz="0" w:space="0" w:color="auto"/>
                                                                                                                                                                                                                                                                                                                                                                                <w:left w:val="none" w:sz="0" w:space="0" w:color="auto"/>
                                                                                                                                                                                                                                                                                                                                                                                <w:bottom w:val="none" w:sz="0" w:space="0" w:color="auto"/>
                                                                                                                                                                                                                                                                                                                                                                                <w:right w:val="none" w:sz="0" w:space="0" w:color="auto"/>
                                                                                                                                                                                                                                                                                                                                                                              </w:divBdr>
                                                                                                                                                                                                                                                                                                                                                                              <w:divsChild>
                                                                                                                                                                                                                                                                                                                                                                                <w:div w:id="1894612765">
                                                                                                                                                                                                                                                                                                                                                                                  <w:marLeft w:val="0"/>
                                                                                                                                                                                                                                                                                                                                                                                  <w:marRight w:val="0"/>
                                                                                                                                                                                                                                                                                                                                                                                  <w:marTop w:val="0"/>
                                                                                                                                                                                                                                                                                                                                                                                  <w:marBottom w:val="0"/>
                                                                                                                                                                                                                                                                                                                                                                                  <w:divBdr>
                                                                                                                                                                                                                                                                                                                                                                                    <w:top w:val="none" w:sz="0" w:space="0" w:color="auto"/>
                                                                                                                                                                                                                                                                                                                                                                                    <w:left w:val="none" w:sz="0" w:space="0" w:color="auto"/>
                                                                                                                                                                                                                                                                                                                                                                                    <w:bottom w:val="none" w:sz="0" w:space="0" w:color="auto"/>
                                                                                                                                                                                                                                                                                                                                                                                    <w:right w:val="none" w:sz="0" w:space="0" w:color="auto"/>
                                                                                                                                                                                                                                                                                                                                                                                  </w:divBdr>
                                                                                                                                                                                                                                                                                                                                                                                  <w:divsChild>
                                                                                                                                                                                                                                                                                                                                                                                    <w:div w:id="798762072">
                                                                                                                                                                                                                                                                                                                                                                                      <w:marLeft w:val="0"/>
                                                                                                                                                                                                                                                                                                                                                                                      <w:marRight w:val="0"/>
                                                                                                                                                                                                                                                                                                                                                                                      <w:marTop w:val="0"/>
                                                                                                                                                                                                                                                                                                                                                                                      <w:marBottom w:val="0"/>
                                                                                                                                                                                                                                                                                                                                                                                      <w:divBdr>
                                                                                                                                                                                                                                                                                                                                                                                        <w:top w:val="none" w:sz="0" w:space="0" w:color="auto"/>
                                                                                                                                                                                                                                                                                                                                                                                        <w:left w:val="none" w:sz="0" w:space="0" w:color="auto"/>
                                                                                                                                                                                                                                                                                                                                                                                        <w:bottom w:val="none" w:sz="0" w:space="0" w:color="auto"/>
                                                                                                                                                                                                                                                                                                                                                                                        <w:right w:val="none" w:sz="0" w:space="0" w:color="auto"/>
                                                                                                                                                                                                                                                                                                                                                                                      </w:divBdr>
                                                                                                                                                                                                                                                                                                                                                                                      <w:divsChild>
                                                                                                                                                                                                                                                                                                                                                                                        <w:div w:id="1562207952">
                                                                                                                                                                                                                                                                                                                                                                                          <w:marLeft w:val="0"/>
                                                                                                                                                                                                                                                                                                                                                                                          <w:marRight w:val="0"/>
                                                                                                                                                                                                                                                                                                                                                                                          <w:marTop w:val="0"/>
                                                                                                                                                                                                                                                                                                                                                                                          <w:marBottom w:val="0"/>
                                                                                                                                                                                                                                                                                                                                                                                          <w:divBdr>
                                                                                                                                                                                                                                                                                                                                                                                            <w:top w:val="none" w:sz="0" w:space="0" w:color="auto"/>
                                                                                                                                                                                                                                                                                                                                                                                            <w:left w:val="none" w:sz="0" w:space="0" w:color="auto"/>
                                                                                                                                                                                                                                                                                                                                                                                            <w:bottom w:val="none" w:sz="0" w:space="0" w:color="auto"/>
                                                                                                                                                                                                                                                                                                                                                                                            <w:right w:val="none" w:sz="0" w:space="0" w:color="auto"/>
                                                                                                                                                                                                                                                                                                                                                                                          </w:divBdr>
                                                                                                                                                                                                                                                                                                                                                                                          <w:divsChild>
                                                                                                                                                                                                                                                                                                                                                                                            <w:div w:id="1431075843">
                                                                                                                                                                                                                                                                                                                                                                                              <w:marLeft w:val="0"/>
                                                                                                                                                                                                                                                                                                                                                                                              <w:marRight w:val="0"/>
                                                                                                                                                                                                                                                                                                                                                                                              <w:marTop w:val="0"/>
                                                                                                                                                                                                                                                                                                                                                                                              <w:marBottom w:val="0"/>
                                                                                                                                                                                                                                                                                                                                                                                              <w:divBdr>
                                                                                                                                                                                                                                                                                                                                                                                                <w:top w:val="none" w:sz="0" w:space="0" w:color="auto"/>
                                                                                                                                                                                                                                                                                                                                                                                                <w:left w:val="none" w:sz="0" w:space="0" w:color="auto"/>
                                                                                                                                                                                                                                                                                                                                                                                                <w:bottom w:val="none" w:sz="0" w:space="0" w:color="auto"/>
                                                                                                                                                                                                                                                                                                                                                                                                <w:right w:val="none" w:sz="0" w:space="0" w:color="auto"/>
                                                                                                                                                                                                                                                                                                                                                                                              </w:divBdr>
                                                                                                                                                                                                                                                                                                                                                                                              <w:divsChild>
                                                                                                                                                                                                                                                                                                                                                                                                <w:div w:id="1276861205">
                                                                                                                                                                                                                                                                                                                                                                                                  <w:marLeft w:val="0"/>
                                                                                                                                                                                                                                                                                                                                                                                                  <w:marRight w:val="0"/>
                                                                                                                                                                                                                                                                                                                                                                                                  <w:marTop w:val="0"/>
                                                                                                                                                                                                                                                                                                                                                                                                  <w:marBottom w:val="0"/>
                                                                                                                                                                                                                                                                                                                                                                                                  <w:divBdr>
                                                                                                                                                                                                                                                                                                                                                                                                    <w:top w:val="none" w:sz="0" w:space="0" w:color="auto"/>
                                                                                                                                                                                                                                                                                                                                                                                                    <w:left w:val="none" w:sz="0" w:space="0" w:color="auto"/>
                                                                                                                                                                                                                                                                                                                                                                                                    <w:bottom w:val="none" w:sz="0" w:space="0" w:color="auto"/>
                                                                                                                                                                                                                                                                                                                                                                                                    <w:right w:val="none" w:sz="0" w:space="0" w:color="auto"/>
                                                                                                                                                                                                                                                                                                                                                                                                  </w:divBdr>
                                                                                                                                                                                                                                                                                                                                                                                                  <w:divsChild>
                                                                                                                                                                                                                                                                                                                                                                                                    <w:div w:id="1011104910">
                                                                                                                                                                                                                                                                                                                                                                                                      <w:marLeft w:val="0"/>
                                                                                                                                                                                                                                                                                                                                                                                                      <w:marRight w:val="0"/>
                                                                                                                                                                                                                                                                                                                                                                                                      <w:marTop w:val="0"/>
                                                                                                                                                                                                                                                                                                                                                                                                      <w:marBottom w:val="0"/>
                                                                                                                                                                                                                                                                                                                                                                                                      <w:divBdr>
                                                                                                                                                                                                                                                                                                                                                                                                        <w:top w:val="none" w:sz="0" w:space="0" w:color="auto"/>
                                                                                                                                                                                                                                                                                                                                                                                                        <w:left w:val="none" w:sz="0" w:space="0" w:color="auto"/>
                                                                                                                                                                                                                                                                                                                                                                                                        <w:bottom w:val="none" w:sz="0" w:space="0" w:color="auto"/>
                                                                                                                                                                                                                                                                                                                                                                                                        <w:right w:val="none" w:sz="0" w:space="0" w:color="auto"/>
                                                                                                                                                                                                                                                                                                                                                                                                      </w:divBdr>
                                                                                                                                                                                                                                                                                                                                                                                                      <w:divsChild>
                                                                                                                                                                                                                                                                                                                                                                                                        <w:div w:id="1991909809">
                                                                                                                                                                                                                                                                                                                                                                                                          <w:marLeft w:val="0"/>
                                                                                                                                                                                                                                                                                                                                                                                                          <w:marRight w:val="0"/>
                                                                                                                                                                                                                                                                                                                                                                                                          <w:marTop w:val="0"/>
                                                                                                                                                                                                                                                                                                                                                                                                          <w:marBottom w:val="0"/>
                                                                                                                                                                                                                                                                                                                                                                                                          <w:divBdr>
                                                                                                                                                                                                                                                                                                                                                                                                            <w:top w:val="none" w:sz="0" w:space="0" w:color="auto"/>
                                                                                                                                                                                                                                                                                                                                                                                                            <w:left w:val="none" w:sz="0" w:space="0" w:color="auto"/>
                                                                                                                                                                                                                                                                                                                                                                                                            <w:bottom w:val="none" w:sz="0" w:space="0" w:color="auto"/>
                                                                                                                                                                                                                                                                                                                                                                                                            <w:right w:val="none" w:sz="0" w:space="0" w:color="auto"/>
                                                                                                                                                                                                                                                                                                                                                                                                          </w:divBdr>
                                                                                                                                                                                                                                                                                                                                                                                                          <w:divsChild>
                                                                                                                                                                                                                                                                                                                                                                                                            <w:div w:id="379789981">
                                                                                                                                                                                                                                                                                                                                                                                                              <w:marLeft w:val="0"/>
                                                                                                                                                                                                                                                                                                                                                                                                              <w:marRight w:val="0"/>
                                                                                                                                                                                                                                                                                                                                                                                                              <w:marTop w:val="0"/>
                                                                                                                                                                                                                                                                                                                                                                                                              <w:marBottom w:val="0"/>
                                                                                                                                                                                                                                                                                                                                                                                                              <w:divBdr>
                                                                                                                                                                                                                                                                                                                                                                                                                <w:top w:val="none" w:sz="0" w:space="0" w:color="auto"/>
                                                                                                                                                                                                                                                                                                                                                                                                                <w:left w:val="none" w:sz="0" w:space="0" w:color="auto"/>
                                                                                                                                                                                                                                                                                                                                                                                                                <w:bottom w:val="none" w:sz="0" w:space="0" w:color="auto"/>
                                                                                                                                                                                                                                                                                                                                                                                                                <w:right w:val="none" w:sz="0" w:space="0" w:color="auto"/>
                                                                                                                                                                                                                                                                                                                                                                                                              </w:divBdr>
                                                                                                                                                                                                                                                                                                                                                                                                              <w:divsChild>
                                                                                                                                                                                                                                                                                                                                                                                                                <w:div w:id="1239173799">
                                                                                                                                                                                                                                                                                                                                                                                                                  <w:marLeft w:val="0"/>
                                                                                                                                                                                                                                                                                                                                                                                                                  <w:marRight w:val="0"/>
                                                                                                                                                                                                                                                                                                                                                                                                                  <w:marTop w:val="0"/>
                                                                                                                                                                                                                                                                                                                                                                                                                  <w:marBottom w:val="0"/>
                                                                                                                                                                                                                                                                                                                                                                                                                  <w:divBdr>
                                                                                                                                                                                                                                                                                                                                                                                                                    <w:top w:val="none" w:sz="0" w:space="0" w:color="auto"/>
                                                                                                                                                                                                                                                                                                                                                                                                                    <w:left w:val="none" w:sz="0" w:space="0" w:color="auto"/>
                                                                                                                                                                                                                                                                                                                                                                                                                    <w:bottom w:val="none" w:sz="0" w:space="0" w:color="auto"/>
                                                                                                                                                                                                                                                                                                                                                                                                                    <w:right w:val="none" w:sz="0" w:space="0" w:color="auto"/>
                                                                                                                                                                                                                                                                                                                                                                                                                  </w:divBdr>
                                                                                                                                                                                                                                                                                                                                                                                                                  <w:divsChild>
                                                                                                                                                                                                                                                                                                                                                                                                                    <w:div w:id="715667544">
                                                                                                                                                                                                                                                                                                                                                                                                                      <w:marLeft w:val="0"/>
                                                                                                                                                                                                                                                                                                                                                                                                                      <w:marRight w:val="0"/>
                                                                                                                                                                                                                                                                                                                                                                                                                      <w:marTop w:val="0"/>
                                                                                                                                                                                                                                                                                                                                                                                                                      <w:marBottom w:val="0"/>
                                                                                                                                                                                                                                                                                                                                                                                                                      <w:divBdr>
                                                                                                                                                                                                                                                                                                                                                                                                                        <w:top w:val="none" w:sz="0" w:space="0" w:color="auto"/>
                                                                                                                                                                                                                                                                                                                                                                                                                        <w:left w:val="none" w:sz="0" w:space="0" w:color="auto"/>
                                                                                                                                                                                                                                                                                                                                                                                                                        <w:bottom w:val="none" w:sz="0" w:space="0" w:color="auto"/>
                                                                                                                                                                                                                                                                                                                                                                                                                        <w:right w:val="none" w:sz="0" w:space="0" w:color="auto"/>
                                                                                                                                                                                                                                                                                                                                                                                                                      </w:divBdr>
                                                                                                                                                                                                                                                                                                                                                                                                                      <w:divsChild>
                                                                                                                                                                                                                                                                                                                                                                                                                        <w:div w:id="1549224220">
                                                                                                                                                                                                                                                                                                                                                                                                                          <w:marLeft w:val="0"/>
                                                                                                                                                                                                                                                                                                                                                                                                                          <w:marRight w:val="0"/>
                                                                                                                                                                                                                                                                                                                                                                                                                          <w:marTop w:val="0"/>
                                                                                                                                                                                                                                                                                                                                                                                                                          <w:marBottom w:val="0"/>
                                                                                                                                                                                                                                                                                                                                                                                                                          <w:divBdr>
                                                                                                                                                                                                                                                                                                                                                                                                                            <w:top w:val="none" w:sz="0" w:space="0" w:color="auto"/>
                                                                                                                                                                                                                                                                                                                                                                                                                            <w:left w:val="none" w:sz="0" w:space="0" w:color="auto"/>
                                                                                                                                                                                                                                                                                                                                                                                                                            <w:bottom w:val="none" w:sz="0" w:space="0" w:color="auto"/>
                                                                                                                                                                                                                                                                                                                                                                                                                            <w:right w:val="none" w:sz="0" w:space="0" w:color="auto"/>
                                                                                                                                                                                                                                                                                                                                                                                                                          </w:divBdr>
                                                                                                                                                                                                                                                                                                                                                                                                                          <w:divsChild>
                                                                                                                                                                                                                                                                                                                                                                                                                            <w:div w:id="480006037">
                                                                                                                                                                                                                                                                                                                                                                                                                              <w:marLeft w:val="0"/>
                                                                                                                                                                                                                                                                                                                                                                                                                              <w:marRight w:val="0"/>
                                                                                                                                                                                                                                                                                                                                                                                                                              <w:marTop w:val="0"/>
                                                                                                                                                                                                                                                                                                                                                                                                                              <w:marBottom w:val="0"/>
                                                                                                                                                                                                                                                                                                                                                                                                                              <w:divBdr>
                                                                                                                                                                                                                                                                                                                                                                                                                                <w:top w:val="none" w:sz="0" w:space="0" w:color="auto"/>
                                                                                                                                                                                                                                                                                                                                                                                                                                <w:left w:val="none" w:sz="0" w:space="0" w:color="auto"/>
                                                                                                                                                                                                                                                                                                                                                                                                                                <w:bottom w:val="none" w:sz="0" w:space="0" w:color="auto"/>
                                                                                                                                                                                                                                                                                                                                                                                                                                <w:right w:val="none" w:sz="0" w:space="0" w:color="auto"/>
                                                                                                                                                                                                                                                                                                                                                                                                                              </w:divBdr>
                                                                                                                                                                                                                                                                                                                                                                                                                              <w:divsChild>
                                                                                                                                                                                                                                                                                                                                                                                                                                <w:div w:id="1008757133">
                                                                                                                                                                                                                                                                                                                                                                                                                                  <w:marLeft w:val="0"/>
                                                                                                                                                                                                                                                                                                                                                                                                                                  <w:marRight w:val="0"/>
                                                                                                                                                                                                                                                                                                                                                                                                                                  <w:marTop w:val="0"/>
                                                                                                                                                                                                                                                                                                                                                                                                                                  <w:marBottom w:val="0"/>
                                                                                                                                                                                                                                                                                                                                                                                                                                  <w:divBdr>
                                                                                                                                                                                                                                                                                                                                                                                                                                    <w:top w:val="none" w:sz="0" w:space="0" w:color="auto"/>
                                                                                                                                                                                                                                                                                                                                                                                                                                    <w:left w:val="none" w:sz="0" w:space="0" w:color="auto"/>
                                                                                                                                                                                                                                                                                                                                                                                                                                    <w:bottom w:val="none" w:sz="0" w:space="0" w:color="auto"/>
                                                                                                                                                                                                                                                                                                                                                                                                                                    <w:right w:val="none" w:sz="0" w:space="0" w:color="auto"/>
                                                                                                                                                                                                                                                                                                                                                                                                                                  </w:divBdr>
                                                                                                                                                                                                                                                                                                                                                                                                                                  <w:divsChild>
                                                                                                                                                                                                                                                                                                                                                                                                                                    <w:div w:id="129128752">
                                                                                                                                                                                                                                                                                                                                                                                                                                      <w:marLeft w:val="0"/>
                                                                                                                                                                                                                                                                                                                                                                                                                                      <w:marRight w:val="0"/>
                                                                                                                                                                                                                                                                                                                                                                                                                                      <w:marTop w:val="0"/>
                                                                                                                                                                                                                                                                                                                                                                                                                                      <w:marBottom w:val="0"/>
                                                                                                                                                                                                                                                                                                                                                                                                                                      <w:divBdr>
                                                                                                                                                                                                                                                                                                                                                                                                                                        <w:top w:val="none" w:sz="0" w:space="0" w:color="auto"/>
                                                                                                                                                                                                                                                                                                                                                                                                                                        <w:left w:val="none" w:sz="0" w:space="0" w:color="auto"/>
                                                                                                                                                                                                                                                                                                                                                                                                                                        <w:bottom w:val="none" w:sz="0" w:space="0" w:color="auto"/>
                                                                                                                                                                                                                                                                                                                                                                                                                                        <w:right w:val="none" w:sz="0" w:space="0" w:color="auto"/>
                                                                                                                                                                                                                                                                                                                                                                                                                                      </w:divBdr>
                                                                                                                                                                                                                                                                                                                                                                                                                                      <w:divsChild>
                                                                                                                                                                                                                                                                                                                                                                                                                                        <w:div w:id="547691537">
                                                                                                                                                                                                                                                                                                                                                                                                                                          <w:marLeft w:val="0"/>
                                                                                                                                                                                                                                                                                                                                                                                                                                          <w:marRight w:val="0"/>
                                                                                                                                                                                                                                                                                                                                                                                                                                          <w:marTop w:val="0"/>
                                                                                                                                                                                                                                                                                                                                                                                                                                          <w:marBottom w:val="0"/>
                                                                                                                                                                                                                                                                                                                                                                                                                                          <w:divBdr>
                                                                                                                                                                                                                                                                                                                                                                                                                                            <w:top w:val="none" w:sz="0" w:space="0" w:color="auto"/>
                                                                                                                                                                                                                                                                                                                                                                                                                                            <w:left w:val="none" w:sz="0" w:space="0" w:color="auto"/>
                                                                                                                                                                                                                                                                                                                                                                                                                                            <w:bottom w:val="none" w:sz="0" w:space="0" w:color="auto"/>
                                                                                                                                                                                                                                                                                                                                                                                                                                            <w:right w:val="none" w:sz="0" w:space="0" w:color="auto"/>
                                                                                                                                                                                                                                                                                                                                                                                                                                          </w:divBdr>
                                                                                                                                                                                                                                                                                                                                                                                                                                          <w:divsChild>
                                                                                                                                                                                                                                                                                                                                                                                                                                            <w:div w:id="1662658410">
                                                                                                                                                                                                                                                                                                                                                                                                                                              <w:marLeft w:val="0"/>
                                                                                                                                                                                                                                                                                                                                                                                                                                              <w:marRight w:val="0"/>
                                                                                                                                                                                                                                                                                                                                                                                                                                              <w:marTop w:val="0"/>
                                                                                                                                                                                                                                                                                                                                                                                                                                              <w:marBottom w:val="0"/>
                                                                                                                                                                                                                                                                                                                                                                                                                                              <w:divBdr>
                                                                                                                                                                                                                                                                                                                                                                                                                                                <w:top w:val="none" w:sz="0" w:space="0" w:color="auto"/>
                                                                                                                                                                                                                                                                                                                                                                                                                                                <w:left w:val="none" w:sz="0" w:space="0" w:color="auto"/>
                                                                                                                                                                                                                                                                                                                                                                                                                                                <w:bottom w:val="none" w:sz="0" w:space="0" w:color="auto"/>
                                                                                                                                                                                                                                                                                                                                                                                                                                                <w:right w:val="none" w:sz="0" w:space="0" w:color="auto"/>
                                                                                                                                                                                                                                                                                                                                                                                                                                              </w:divBdr>
                                                                                                                                                                                                                                                                                                                                                                                                                                              <w:divsChild>
                                                                                                                                                                                                                                                                                                                                                                                                                                                <w:div w:id="1498305608">
                                                                                                                                                                                                                                                                                                                                                                                                                                                  <w:marLeft w:val="0"/>
                                                                                                                                                                                                                                                                                                                                                                                                                                                  <w:marRight w:val="0"/>
                                                                                                                                                                                                                                                                                                                                                                                                                                                  <w:marTop w:val="0"/>
                                                                                                                                                                                                                                                                                                                                                                                                                                                  <w:marBottom w:val="0"/>
                                                                                                                                                                                                                                                                                                                                                                                                                                                  <w:divBdr>
                                                                                                                                                                                                                                                                                                                                                                                                                                                    <w:top w:val="none" w:sz="0" w:space="0" w:color="auto"/>
                                                                                                                                                                                                                                                                                                                                                                                                                                                    <w:left w:val="none" w:sz="0" w:space="0" w:color="auto"/>
                                                                                                                                                                                                                                                                                                                                                                                                                                                    <w:bottom w:val="none" w:sz="0" w:space="0" w:color="auto"/>
                                                                                                                                                                                                                                                                                                                                                                                                                                                    <w:right w:val="none" w:sz="0" w:space="0" w:color="auto"/>
                                                                                                                                                                                                                                                                                                                                                                                                                                                  </w:divBdr>
                                                                                                                                                                                                                                                                                                                                                                                                                                                  <w:divsChild>
                                                                                                                                                                                                                                                                                                                                                                                                                                                    <w:div w:id="1427071131">
                                                                                                                                                                                                                                                                                                                                                                                                                                                      <w:marLeft w:val="0"/>
                                                                                                                                                                                                                                                                                                                                                                                                                                                      <w:marRight w:val="0"/>
                                                                                                                                                                                                                                                                                                                                                                                                                                                      <w:marTop w:val="0"/>
                                                                                                                                                                                                                                                                                                                                                                                                                                                      <w:marBottom w:val="0"/>
                                                                                                                                                                                                                                                                                                                                                                                                                                                      <w:divBdr>
                                                                                                                                                                                                                                                                                                                                                                                                                                                        <w:top w:val="none" w:sz="0" w:space="0" w:color="auto"/>
                                                                                                                                                                                                                                                                                                                                                                                                                                                        <w:left w:val="none" w:sz="0" w:space="0" w:color="auto"/>
                                                                                                                                                                                                                                                                                                                                                                                                                                                        <w:bottom w:val="none" w:sz="0" w:space="0" w:color="auto"/>
                                                                                                                                                                                                                                                                                                                                                                                                                                                        <w:right w:val="none" w:sz="0" w:space="0" w:color="auto"/>
                                                                                                                                                                                                                                                                                                                                                                                                                                                      </w:divBdr>
                                                                                                                                                                                                                                                                                                                                                                                                                                                      <w:divsChild>
                                                                                                                                                                                                                                                                                                                                                                                                                                                        <w:div w:id="578951521">
                                                                                                                                                                                                                                                                                                                                                                                                                                                          <w:marLeft w:val="0"/>
                                                                                                                                                                                                                                                                                                                                                                                                                                                          <w:marRight w:val="0"/>
                                                                                                                                                                                                                                                                                                                                                                                                                                                          <w:marTop w:val="0"/>
                                                                                                                                                                                                                                                                                                                                                                                                                                                          <w:marBottom w:val="0"/>
                                                                                                                                                                                                                                                                                                                                                                                                                                                          <w:divBdr>
                                                                                                                                                                                                                                                                                                                                                                                                                                                            <w:top w:val="none" w:sz="0" w:space="0" w:color="auto"/>
                                                                                                                                                                                                                                                                                                                                                                                                                                                            <w:left w:val="none" w:sz="0" w:space="0" w:color="auto"/>
                                                                                                                                                                                                                                                                                                                                                                                                                                                            <w:bottom w:val="none" w:sz="0" w:space="0" w:color="auto"/>
                                                                                                                                                                                                                                                                                                                                                                                                                                                            <w:right w:val="none" w:sz="0" w:space="0" w:color="auto"/>
                                                                                                                                                                                                                                                                                                                                                                                                                                                          </w:divBdr>
                                                                                                                                                                                                                                                                                                                                                                                                                                                          <w:divsChild>
                                                                                                                                                                                                                                                                                                                                                                                                                                                            <w:div w:id="1010595767">
                                                                                                                                                                                                                                                                                                                                                                                                                                                              <w:marLeft w:val="0"/>
                                                                                                                                                                                                                                                                                                                                                                                                                                                              <w:marRight w:val="0"/>
                                                                                                                                                                                                                                                                                                                                                                                                                                                              <w:marTop w:val="0"/>
                                                                                                                                                                                                                                                                                                                                                                                                                                                              <w:marBottom w:val="0"/>
                                                                                                                                                                                                                                                                                                                                                                                                                                                              <w:divBdr>
                                                                                                                                                                                                                                                                                                                                                                                                                                                                <w:top w:val="none" w:sz="0" w:space="0" w:color="auto"/>
                                                                                                                                                                                                                                                                                                                                                                                                                                                                <w:left w:val="none" w:sz="0" w:space="0" w:color="auto"/>
                                                                                                                                                                                                                                                                                                                                                                                                                                                                <w:bottom w:val="none" w:sz="0" w:space="0" w:color="auto"/>
                                                                                                                                                                                                                                                                                                                                                                                                                                                                <w:right w:val="none" w:sz="0" w:space="0" w:color="auto"/>
                                                                                                                                                                                                                                                                                                                                                                                                                                                              </w:divBdr>
                                                                                                                                                                                                                                                                                                                                                                                                                                                              <w:divsChild>
                                                                                                                                                                                                                                                                                                                                                                                                                                                                <w:div w:id="559831105">
                                                                                                                                                                                                                                                                                                                                                                                                                                                                  <w:marLeft w:val="0"/>
                                                                                                                                                                                                                                                                                                                                                                                                                                                                  <w:marRight w:val="0"/>
                                                                                                                                                                                                                                                                                                                                                                                                                                                                  <w:marTop w:val="0"/>
                                                                                                                                                                                                                                                                                                                                                                                                                                                                  <w:marBottom w:val="0"/>
                                                                                                                                                                                                                                                                                                                                                                                                                                                                  <w:divBdr>
                                                                                                                                                                                                                                                                                                                                                                                                                                                                    <w:top w:val="none" w:sz="0" w:space="0" w:color="auto"/>
                                                                                                                                                                                                                                                                                                                                                                                                                                                                    <w:left w:val="none" w:sz="0" w:space="0" w:color="auto"/>
                                                                                                                                                                                                                                                                                                                                                                                                                                                                    <w:bottom w:val="none" w:sz="0" w:space="0" w:color="auto"/>
                                                                                                                                                                                                                                                                                                                                                                                                                                                                    <w:right w:val="none" w:sz="0" w:space="0" w:color="auto"/>
                                                                                                                                                                                                                                                                                                                                                                                                                                                                  </w:divBdr>
                                                                                                                                                                                                                                                                                                                                                                                                                                                                  <w:divsChild>
                                                                                                                                                                                                                                                                                                                                                                                                                                                                    <w:div w:id="720058617">
                                                                                                                                                                                                                                                                                                                                                                                                                                                                      <w:marLeft w:val="0"/>
                                                                                                                                                                                                                                                                                                                                                                                                                                                                      <w:marRight w:val="0"/>
                                                                                                                                                                                                                                                                                                                                                                                                                                                                      <w:marTop w:val="0"/>
                                                                                                                                                                                                                                                                                                                                                                                                                                                                      <w:marBottom w:val="0"/>
                                                                                                                                                                                                                                                                                                                                                                                                                                                                      <w:divBdr>
                                                                                                                                                                                                                                                                                                                                                                                                                                                                        <w:top w:val="none" w:sz="0" w:space="0" w:color="auto"/>
                                                                                                                                                                                                                                                                                                                                                                                                                                                                        <w:left w:val="none" w:sz="0" w:space="0" w:color="auto"/>
                                                                                                                                                                                                                                                                                                                                                                                                                                                                        <w:bottom w:val="none" w:sz="0" w:space="0" w:color="auto"/>
                                                                                                                                                                                                                                                                                                                                                                                                                                                                        <w:right w:val="none" w:sz="0" w:space="0" w:color="auto"/>
                                                                                                                                                                                                                                                                                                                                                                                                                                                                      </w:divBdr>
                                                                                                                                                                                                                                                                                                                                                                                                                                                                      <w:divsChild>
                                                                                                                                                                                                                                                                                                                                                                                                                                                                        <w:div w:id="854612940">
                                                                                                                                                                                                                                                                                                                                                                                                                                                                          <w:marLeft w:val="0"/>
                                                                                                                                                                                                                                                                                                                                                                                                                                                                          <w:marRight w:val="0"/>
                                                                                                                                                                                                                                                                                                                                                                                                                                                                          <w:marTop w:val="0"/>
                                                                                                                                                                                                                                                                                                                                                                                                                                                                          <w:marBottom w:val="0"/>
                                                                                                                                                                                                                                                                                                                                                                                                                                                                          <w:divBdr>
                                                                                                                                                                                                                                                                                                                                                                                                                                                                            <w:top w:val="none" w:sz="0" w:space="0" w:color="auto"/>
                                                                                                                                                                                                                                                                                                                                                                                                                                                                            <w:left w:val="none" w:sz="0" w:space="0" w:color="auto"/>
                                                                                                                                                                                                                                                                                                                                                                                                                                                                            <w:bottom w:val="none" w:sz="0" w:space="0" w:color="auto"/>
                                                                                                                                                                                                                                                                                                                                                                                                                                                                            <w:right w:val="none" w:sz="0" w:space="0" w:color="auto"/>
                                                                                                                                                                                                                                                                                                                                                                                                                                                                          </w:divBdr>
                                                                                                                                                                                                                                                                                                                                                                                                                                                                          <w:divsChild>
                                                                                                                                                                                                                                                                                                                                                                                                                                                                            <w:div w:id="662853722">
                                                                                                                                                                                                                                                                                                                                                                                                                                                                              <w:marLeft w:val="0"/>
                                                                                                                                                                                                                                                                                                                                                                                                                                                                              <w:marRight w:val="0"/>
                                                                                                                                                                                                                                                                                                                                                                                                                                                                              <w:marTop w:val="0"/>
                                                                                                                                                                                                                                                                                                                                                                                                                                                                              <w:marBottom w:val="0"/>
                                                                                                                                                                                                                                                                                                                                                                                                                                                                              <w:divBdr>
                                                                                                                                                                                                                                                                                                                                                                                                                                                                                <w:top w:val="none" w:sz="0" w:space="0" w:color="auto"/>
                                                                                                                                                                                                                                                                                                                                                                                                                                                                                <w:left w:val="none" w:sz="0" w:space="0" w:color="auto"/>
                                                                                                                                                                                                                                                                                                                                                                                                                                                                                <w:bottom w:val="none" w:sz="0" w:space="0" w:color="auto"/>
                                                                                                                                                                                                                                                                                                                                                                                                                                                                                <w:right w:val="none" w:sz="0" w:space="0" w:color="auto"/>
                                                                                                                                                                                                                                                                                                                                                                                                                                                                              </w:divBdr>
                                                                                                                                                                                                                                                                                                                                                                                                                                                                              <w:divsChild>
                                                                                                                                                                                                                                                                                                                                                                                                                                                                                <w:div w:id="1945065344">
                                                                                                                                                                                                                                                                                                                                                                                                                                                                                  <w:marLeft w:val="0"/>
                                                                                                                                                                                                                                                                                                                                                                                                                                                                                  <w:marRight w:val="0"/>
                                                                                                                                                                                                                                                                                                                                                                                                                                                                                  <w:marTop w:val="0"/>
                                                                                                                                                                                                                                                                                                                                                                                                                                                                                  <w:marBottom w:val="0"/>
                                                                                                                                                                                                                                                                                                                                                                                                                                                                                  <w:divBdr>
                                                                                                                                                                                                                                                                                                                                                                                                                                                                                    <w:top w:val="none" w:sz="0" w:space="0" w:color="auto"/>
                                                                                                                                                                                                                                                                                                                                                                                                                                                                                    <w:left w:val="none" w:sz="0" w:space="0" w:color="auto"/>
                                                                                                                                                                                                                                                                                                                                                                                                                                                                                    <w:bottom w:val="none" w:sz="0" w:space="0" w:color="auto"/>
                                                                                                                                                                                                                                                                                                                                                                                                                                                                                    <w:right w:val="none" w:sz="0" w:space="0" w:color="auto"/>
                                                                                                                                                                                                                                                                                                                                                                                                                                                                                  </w:divBdr>
                                                                                                                                                                                                                                                                                                                                                                                                                                                                                  <w:divsChild>
                                                                                                                                                                                                                                                                                                                                                                                                                                                                                    <w:div w:id="572617413">
                                                                                                                                                                                                                                                                                                                                                                                                                                                                                      <w:marLeft w:val="0"/>
                                                                                                                                                                                                                                                                                                                                                                                                                                                                                      <w:marRight w:val="0"/>
                                                                                                                                                                                                                                                                                                                                                                                                                                                                                      <w:marTop w:val="0"/>
                                                                                                                                                                                                                                                                                                                                                                                                                                                                                      <w:marBottom w:val="0"/>
                                                                                                                                                                                                                                                                                                                                                                                                                                                                                      <w:divBdr>
                                                                                                                                                                                                                                                                                                                                                                                                                                                                                        <w:top w:val="none" w:sz="0" w:space="0" w:color="auto"/>
                                                                                                                                                                                                                                                                                                                                                                                                                                                                                        <w:left w:val="none" w:sz="0" w:space="0" w:color="auto"/>
                                                                                                                                                                                                                                                                                                                                                                                                                                                                                        <w:bottom w:val="none" w:sz="0" w:space="0" w:color="auto"/>
                                                                                                                                                                                                                                                                                                                                                                                                                                                                                        <w:right w:val="none" w:sz="0" w:space="0" w:color="auto"/>
                                                                                                                                                                                                                                                                                                                                                                                                                                                                                      </w:divBdr>
                                                                                                                                                                                                                                                                                                                                                                                                                                                                                      <w:divsChild>
                                                                                                                                                                                                                                                                                                                                                                                                                                                                                        <w:div w:id="1119688201">
                                                                                                                                                                                                                                                                                                                                                                                                                                                                                          <w:marLeft w:val="0"/>
                                                                                                                                                                                                                                                                                                                                                                                                                                                                                          <w:marRight w:val="0"/>
                                                                                                                                                                                                                                                                                                                                                                                                                                                                                          <w:marTop w:val="0"/>
                                                                                                                                                                                                                                                                                                                                                                                                                                                                                          <w:marBottom w:val="0"/>
                                                                                                                                                                                                                                                                                                                                                                                                                                                                                          <w:divBdr>
                                                                                                                                                                                                                                                                                                                                                                                                                                                                                            <w:top w:val="none" w:sz="0" w:space="0" w:color="auto"/>
                                                                                                                                                                                                                                                                                                                                                                                                                                                                                            <w:left w:val="none" w:sz="0" w:space="0" w:color="auto"/>
                                                                                                                                                                                                                                                                                                                                                                                                                                                                                            <w:bottom w:val="none" w:sz="0" w:space="0" w:color="auto"/>
                                                                                                                                                                                                                                                                                                                                                                                                                                                                                            <w:right w:val="none" w:sz="0" w:space="0" w:color="auto"/>
                                                                                                                                                                                                                                                                                                                                                                                                                                                                                          </w:divBdr>
                                                                                                                                                                                                                                                                                                                                                                                                                                                                                          <w:divsChild>
                                                                                                                                                                                                                                                                                                                                                                                                                                                                                            <w:div w:id="891578837">
                                                                                                                                                                                                                                                                                                                                                                                                                                                                                              <w:marLeft w:val="0"/>
                                                                                                                                                                                                                                                                                                                                                                                                                                                                                              <w:marRight w:val="0"/>
                                                                                                                                                                                                                                                                                                                                                                                                                                                                                              <w:marTop w:val="0"/>
                                                                                                                                                                                                                                                                                                                                                                                                                                                                                              <w:marBottom w:val="0"/>
                                                                                                                                                                                                                                                                                                                                                                                                                                                                                              <w:divBdr>
                                                                                                                                                                                                                                                                                                                                                                                                                                                                                                <w:top w:val="none" w:sz="0" w:space="0" w:color="auto"/>
                                                                                                                                                                                                                                                                                                                                                                                                                                                                                                <w:left w:val="none" w:sz="0" w:space="0" w:color="auto"/>
                                                                                                                                                                                                                                                                                                                                                                                                                                                                                                <w:bottom w:val="none" w:sz="0" w:space="0" w:color="auto"/>
                                                                                                                                                                                                                                                                                                                                                                                                                                                                                                <w:right w:val="none" w:sz="0" w:space="0" w:color="auto"/>
                                                                                                                                                                                                                                                                                                                                                                                                                                                                                              </w:divBdr>
                                                                                                                                                                                                                                                                                                                                                                                                                                                                                              <w:divsChild>
                                                                                                                                                                                                                                                                                                                                                                                                                                                                                                <w:div w:id="2008706185">
                                                                                                                                                                                                                                                                                                                                                                                                                                                                                                  <w:marLeft w:val="0"/>
                                                                                                                                                                                                                                                                                                                                                                                                                                                                                                  <w:marRight w:val="0"/>
                                                                                                                                                                                                                                                                                                                                                                                                                                                                                                  <w:marTop w:val="0"/>
                                                                                                                                                                                                                                                                                                                                                                                                                                                                                                  <w:marBottom w:val="0"/>
                                                                                                                                                                                                                                                                                                                                                                                                                                                                                                  <w:divBdr>
                                                                                                                                                                                                                                                                                                                                                                                                                                                                                                    <w:top w:val="none" w:sz="0" w:space="0" w:color="auto"/>
                                                                                                                                                                                                                                                                                                                                                                                                                                                                                                    <w:left w:val="none" w:sz="0" w:space="0" w:color="auto"/>
                                                                                                                                                                                                                                                                                                                                                                                                                                                                                                    <w:bottom w:val="none" w:sz="0" w:space="0" w:color="auto"/>
                                                                                                                                                                                                                                                                                                                                                                                                                                                                                                    <w:right w:val="none" w:sz="0" w:space="0" w:color="auto"/>
                                                                                                                                                                                                                                                                                                                                                                                                                                                                                                  </w:divBdr>
                                                                                                                                                                                                                                                                                                                                                                                                                                                                                                  <w:divsChild>
                                                                                                                                                                                                                                                                                                                                                                                                                                                                                                    <w:div w:id="518616786">
                                                                                                                                                                                                                                                                                                                                                                                                                                                                                                      <w:marLeft w:val="0"/>
                                                                                                                                                                                                                                                                                                                                                                                                                                                                                                      <w:marRight w:val="0"/>
                                                                                                                                                                                                                                                                                                                                                                                                                                                                                                      <w:marTop w:val="0"/>
                                                                                                                                                                                                                                                                                                                                                                                                                                                                                                      <w:marBottom w:val="0"/>
                                                                                                                                                                                                                                                                                                                                                                                                                                                                                                      <w:divBdr>
                                                                                                                                                                                                                                                                                                                                                                                                                                                                                                        <w:top w:val="none" w:sz="0" w:space="0" w:color="auto"/>
                                                                                                                                                                                                                                                                                                                                                                                                                                                                                                        <w:left w:val="none" w:sz="0" w:space="0" w:color="auto"/>
                                                                                                                                                                                                                                                                                                                                                                                                                                                                                                        <w:bottom w:val="none" w:sz="0" w:space="0" w:color="auto"/>
                                                                                                                                                                                                                                                                                                                                                                                                                                                                                                        <w:right w:val="none" w:sz="0" w:space="0" w:color="auto"/>
                                                                                                                                                                                                                                                                                                                                                                                                                                                                                                      </w:divBdr>
                                                                                                                                                                                                                                                                                                                                                                                                                                                                                                      <w:divsChild>
                                                                                                                                                                                                                                                                                                                                                                                                                                                                                                        <w:div w:id="1745452943">
                                                                                                                                                                                                                                                                                                                                                                                                                                                                                                          <w:marLeft w:val="0"/>
                                                                                                                                                                                                                                                                                                                                                                                                                                                                                                          <w:marRight w:val="0"/>
                                                                                                                                                                                                                                                                                                                                                                                                                                                                                                          <w:marTop w:val="0"/>
                                                                                                                                                                                                                                                                                                                                                                                                                                                                                                          <w:marBottom w:val="0"/>
                                                                                                                                                                                                                                                                                                                                                                                                                                                                                                          <w:divBdr>
                                                                                                                                                                                                                                                                                                                                                                                                                                                                                                            <w:top w:val="none" w:sz="0" w:space="0" w:color="auto"/>
                                                                                                                                                                                                                                                                                                                                                                                                                                                                                                            <w:left w:val="none" w:sz="0" w:space="0" w:color="auto"/>
                                                                                                                                                                                                                                                                                                                                                                                                                                                                                                            <w:bottom w:val="none" w:sz="0" w:space="0" w:color="auto"/>
                                                                                                                                                                                                                                                                                                                                                                                                                                                                                                            <w:right w:val="none" w:sz="0" w:space="0" w:color="auto"/>
                                                                                                                                                                                                                                                                                                                                                                                                                                                                                                          </w:divBdr>
                                                                                                                                                                                                                                                                                                                                                                                                                                                                                                          <w:divsChild>
                                                                                                                                                                                                                                                                                                                                                                                                                                                                                                            <w:div w:id="1285311625">
                                                                                                                                                                                                                                                                                                                                                                                                                                                                                                              <w:marLeft w:val="0"/>
                                                                                                                                                                                                                                                                                                                                                                                                                                                                                                              <w:marRight w:val="0"/>
                                                                                                                                                                                                                                                                                                                                                                                                                                                                                                              <w:marTop w:val="0"/>
                                                                                                                                                                                                                                                                                                                                                                                                                                                                                                              <w:marBottom w:val="0"/>
                                                                                                                                                                                                                                                                                                                                                                                                                                                                                                              <w:divBdr>
                                                                                                                                                                                                                                                                                                                                                                                                                                                                                                                <w:top w:val="none" w:sz="0" w:space="0" w:color="auto"/>
                                                                                                                                                                                                                                                                                                                                                                                                                                                                                                                <w:left w:val="none" w:sz="0" w:space="0" w:color="auto"/>
                                                                                                                                                                                                                                                                                                                                                                                                                                                                                                                <w:bottom w:val="none" w:sz="0" w:space="0" w:color="auto"/>
                                                                                                                                                                                                                                                                                                                                                                                                                                                                                                                <w:right w:val="none" w:sz="0" w:space="0" w:color="auto"/>
                                                                                                                                                                                                                                                                                                                                                                                                                                                                                                              </w:divBdr>
                                                                                                                                                                                                                                                                                                                                                                                                                                                                                                              <w:divsChild>
                                                                                                                                                                                                                                                                                                                                                                                                                                                                                                                <w:div w:id="1150517211">
                                                                                                                                                                                                                                                                                                                                                                                                                                                                                                                  <w:marLeft w:val="0"/>
                                                                                                                                                                                                                                                                                                                                                                                                                                                                                                                  <w:marRight w:val="0"/>
                                                                                                                                                                                                                                                                                                                                                                                                                                                                                                                  <w:marTop w:val="0"/>
                                                                                                                                                                                                                                                                                                                                                                                                                                                                                                                  <w:marBottom w:val="0"/>
                                                                                                                                                                                                                                                                                                                                                                                                                                                                                                                  <w:divBdr>
                                                                                                                                                                                                                                                                                                                                                                                                                                                                                                                    <w:top w:val="none" w:sz="0" w:space="0" w:color="auto"/>
                                                                                                                                                                                                                                                                                                                                                                                                                                                                                                                    <w:left w:val="none" w:sz="0" w:space="0" w:color="auto"/>
                                                                                                                                                                                                                                                                                                                                                                                                                                                                                                                    <w:bottom w:val="none" w:sz="0" w:space="0" w:color="auto"/>
                                                                                                                                                                                                                                                                                                                                                                                                                                                                                                                    <w:right w:val="none" w:sz="0" w:space="0" w:color="auto"/>
                                                                                                                                                                                                                                                                                                                                                                                                                                                                                                                  </w:divBdr>
                                                                                                                                                                                                                                                                                                                                                                                                                                                                                                                  <w:divsChild>
                                                                                                                                                                                                                                                                                                                                                                                                                                                                                                                    <w:div w:id="158153300">
                                                                                                                                                                                                                                                                                                                                                                                                                                                                                                                      <w:marLeft w:val="0"/>
                                                                                                                                                                                                                                                                                                                                                                                                                                                                                                                      <w:marRight w:val="0"/>
                                                                                                                                                                                                                                                                                                                                                                                                                                                                                                                      <w:marTop w:val="0"/>
                                                                                                                                                                                                                                                                                                                                                                                                                                                                                                                      <w:marBottom w:val="0"/>
                                                                                                                                                                                                                                                                                                                                                                                                                                                                                                                      <w:divBdr>
                                                                                                                                                                                                                                                                                                                                                                                                                                                                                                                        <w:top w:val="none" w:sz="0" w:space="0" w:color="auto"/>
                                                                                                                                                                                                                                                                                                                                                                                                                                                                                                                        <w:left w:val="none" w:sz="0" w:space="0" w:color="auto"/>
                                                                                                                                                                                                                                                                                                                                                                                                                                                                                                                        <w:bottom w:val="none" w:sz="0" w:space="0" w:color="auto"/>
                                                                                                                                                                                                                                                                                                                                                                                                                                                                                                                        <w:right w:val="none" w:sz="0" w:space="0" w:color="auto"/>
                                                                                                                                                                                                                                                                                                                                                                                                                                                                                                                      </w:divBdr>
                                                                                                                                                                                                                                                                                                                                                                                                                                                                                                                      <w:divsChild>
                                                                                                                                                                                                                                                                                                                                                                                                                                                                                                                        <w:div w:id="1793403640">
                                                                                                                                                                                                                                                                                                                                                                                                                                                                                                                          <w:marLeft w:val="0"/>
                                                                                                                                                                                                                                                                                                                                                                                                                                                                                                                          <w:marRight w:val="0"/>
                                                                                                                                                                                                                                                                                                                                                                                                                                                                                                                          <w:marTop w:val="0"/>
                                                                                                                                                                                                                                                                                                                                                                                                                                                                                                                          <w:marBottom w:val="0"/>
                                                                                                                                                                                                                                                                                                                                                                                                                                                                                                                          <w:divBdr>
                                                                                                                                                                                                                                                                                                                                                                                                                                                                                                                            <w:top w:val="none" w:sz="0" w:space="0" w:color="auto"/>
                                                                                                                                                                                                                                                                                                                                                                                                                                                                                                                            <w:left w:val="none" w:sz="0" w:space="0" w:color="auto"/>
                                                                                                                                                                                                                                                                                                                                                                                                                                                                                                                            <w:bottom w:val="none" w:sz="0" w:space="0" w:color="auto"/>
                                                                                                                                                                                                                                                                                                                                                                                                                                                                                                                            <w:right w:val="none" w:sz="0" w:space="0" w:color="auto"/>
                                                                                                                                                                                                                                                                                                                                                                                                                                                                                                                          </w:divBdr>
                                                                                                                                                                                                                                                                                                                                                                                                                                                                                                                          <w:divsChild>
                                                                                                                                                                                                                                                                                                                                                                                                                                                                                                                            <w:div w:id="2056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euklem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aul%20B%20work%20files\Leeds%20PhD\Journal%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B166F-4D20-8249-8282-876908525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\Paul B work files\Leeds PhD\Journal paper template.dotx</Template>
  <TotalTime>127</TotalTime>
  <Pages>37</Pages>
  <Words>82687</Words>
  <Characters>471316</Characters>
  <Application>Microsoft Macintosh Word</Application>
  <DocSecurity>0</DocSecurity>
  <Lines>3927</Lines>
  <Paragraphs>1105</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552898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Brockway</dc:creator>
  <cp:lastModifiedBy>Matt</cp:lastModifiedBy>
  <cp:revision>61</cp:revision>
  <cp:lastPrinted>2015-04-29T12:59:00Z</cp:lastPrinted>
  <dcterms:created xsi:type="dcterms:W3CDTF">2015-05-26T15:47:00Z</dcterms:created>
  <dcterms:modified xsi:type="dcterms:W3CDTF">2015-06-17T20:10:00Z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eepbr@leeds.ac.uk@www.mendeley.com</vt:lpwstr>
  </property>
  <property fmtid="{D5CDD505-2E9C-101B-9397-08002B2CF9AE}" pid="4" name="Mendeley Citation Style_1">
    <vt:lpwstr>http://csl.mendeley.com/styles/18587981/vancouver-2l</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http://www.zotero.org/styles/harvard-university-of-leeds</vt:lpwstr>
  </property>
  <property fmtid="{D5CDD505-2E9C-101B-9397-08002B2CF9AE}" pid="8" name="Mendeley Recent Style Name 1_1">
    <vt:lpwstr>Harvard - University of Leeds</vt:lpwstr>
  </property>
  <property fmtid="{D5CDD505-2E9C-101B-9397-08002B2CF9AE}" pid="9" name="Mendeley Recent Style Id 2_1">
    <vt:lpwstr>http://www.zotero.org/styles/harvard1-unisa-gbfe</vt:lpwstr>
  </property>
  <property fmtid="{D5CDD505-2E9C-101B-9397-08002B2CF9AE}" pid="10" name="Mendeley Recent Style Name 2_1">
    <vt:lpwstr>Harvard Reference format (Unisa / GBFE) (author-date, German)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http://csl.mendeley.com/styles/19443611/harvard1-PB</vt:lpwstr>
  </property>
  <property fmtid="{D5CDD505-2E9C-101B-9397-08002B2CF9AE}" pid="14" name="Mendeley Recent Style Name 4_1">
    <vt:lpwstr>Harvard Reference format 1 (author-date) - Paul Brockway</vt:lpwstr>
  </property>
  <property fmtid="{D5CDD505-2E9C-101B-9397-08002B2CF9AE}" pid="15" name="Mendeley Recent Style Id 5_1">
    <vt:lpwstr>http://www.zotero.org/styles/harvard1de</vt:lpwstr>
  </property>
  <property fmtid="{D5CDD505-2E9C-101B-9397-08002B2CF9AE}" pid="16" name="Mendeley Recent Style Name 5_1">
    <vt:lpwstr>Harvard Reference format 1 (author-date, German)</vt:lpwstr>
  </property>
  <property fmtid="{D5CDD505-2E9C-101B-9397-08002B2CF9AE}" pid="17" name="Mendeley Recent Style Id 6_1">
    <vt:lpwstr>http://www.zotero.org/styles/harvard3</vt:lpwstr>
  </property>
  <property fmtid="{D5CDD505-2E9C-101B-9397-08002B2CF9AE}" pid="18" name="Mendeley Recent Style Name 6_1">
    <vt:lpwstr>Harvard Reference format 3</vt:lpwstr>
  </property>
  <property fmtid="{D5CDD505-2E9C-101B-9397-08002B2CF9AE}" pid="19" name="Mendeley Recent Style Id 7_1">
    <vt:lpwstr>http://www.zotero.org/styles/harvard7de</vt:lpwstr>
  </property>
  <property fmtid="{D5CDD505-2E9C-101B-9397-08002B2CF9AE}" pid="20" name="Mendeley Recent Style Name 7_1">
    <vt:lpwstr>Harvard Reference format 7 (author-date, German)</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http://csl.mendeley.com/styles/18587981/vancouver-2l</vt:lpwstr>
  </property>
  <property fmtid="{D5CDD505-2E9C-101B-9397-08002B2CF9AE}" pid="24" name="Mendeley Recent Style Name 9_1">
    <vt:lpwstr>Vancouver with et al to 3</vt:lpwstr>
  </property>
</Properties>
</file>